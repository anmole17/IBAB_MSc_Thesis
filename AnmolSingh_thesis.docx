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DECLARATION BY THE STUDENT</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thesis “</w:t>
      </w:r>
      <w:r w:rsidDel="00000000" w:rsidR="00000000" w:rsidRPr="00000000">
        <w:rPr>
          <w:rFonts w:ascii="Times New Roman" w:cs="Times New Roman" w:eastAsia="Times New Roman" w:hAnsi="Times New Roman"/>
          <w:i w:val="1"/>
          <w:sz w:val="24"/>
          <w:szCs w:val="24"/>
          <w:rtl w:val="0"/>
        </w:rPr>
        <w:t xml:space="preserve">Modeling  Somatic Hypermutations with </w:t>
      </w:r>
      <w:r w:rsidDel="00000000" w:rsidR="00000000" w:rsidRPr="00000000">
        <w:rPr>
          <w:rFonts w:ascii="Times New Roman" w:cs="Times New Roman" w:eastAsia="Times New Roman" w:hAnsi="Times New Roman"/>
          <w:i w:val="1"/>
          <w:sz w:val="24"/>
          <w:szCs w:val="24"/>
          <w:rtl w:val="0"/>
        </w:rPr>
        <w:t xml:space="preserve">Reinforcement</w:t>
      </w:r>
      <w:r w:rsidDel="00000000" w:rsidR="00000000" w:rsidRPr="00000000">
        <w:rPr>
          <w:rFonts w:ascii="Times New Roman" w:cs="Times New Roman" w:eastAsia="Times New Roman" w:hAnsi="Times New Roman"/>
          <w:i w:val="1"/>
          <w:sz w:val="24"/>
          <w:szCs w:val="24"/>
          <w:rtl w:val="0"/>
        </w:rPr>
        <w:t xml:space="preserve"> Learning for PD1 and Pembrolizumab</w:t>
      </w:r>
      <w:r w:rsidDel="00000000" w:rsidR="00000000" w:rsidRPr="00000000">
        <w:rPr>
          <w:rFonts w:ascii="Times New Roman" w:cs="Times New Roman" w:eastAsia="Times New Roman" w:hAnsi="Times New Roman"/>
          <w:sz w:val="24"/>
          <w:szCs w:val="24"/>
          <w:rtl w:val="0"/>
        </w:rPr>
        <w:t xml:space="preserve">” is a bona fide and genuine research work carried out by me, between 23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December, 2024 and 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 2024 at IBAB, Bengaluru, under the guidance of </w:t>
      </w:r>
      <w:r w:rsidDel="00000000" w:rsidR="00000000" w:rsidRPr="00000000">
        <w:rPr>
          <w:rFonts w:ascii="Times New Roman" w:cs="Times New Roman" w:eastAsia="Times New Roman" w:hAnsi="Times New Roman"/>
          <w:i w:val="1"/>
          <w:sz w:val="24"/>
          <w:szCs w:val="24"/>
          <w:rtl w:val="0"/>
        </w:rPr>
        <w:t xml:space="preserve">Dr.</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Nithya Ramakrishnan</w:t>
      </w:r>
      <w:r w:rsidDel="00000000" w:rsidR="00000000" w:rsidRPr="00000000">
        <w:rPr>
          <w:rFonts w:ascii="Times New Roman" w:cs="Times New Roman" w:eastAsia="Times New Roman" w:hAnsi="Times New Roman"/>
          <w:sz w:val="24"/>
          <w:szCs w:val="24"/>
          <w:rtl w:val="0"/>
        </w:rPr>
        <w:t xml:space="preserve">, Assistant Professor, Information Theory, Algorithms and Machine Learning in Biology and </w:t>
      </w:r>
      <w:r w:rsidDel="00000000" w:rsidR="00000000" w:rsidRPr="00000000">
        <w:rPr>
          <w:rFonts w:ascii="Times New Roman" w:cs="Times New Roman" w:eastAsia="Times New Roman" w:hAnsi="Times New Roman"/>
          <w:i w:val="1"/>
          <w:sz w:val="24"/>
          <w:szCs w:val="24"/>
          <w:rtl w:val="0"/>
        </w:rPr>
        <w:t xml:space="preserve">Prof. Subha Srinivasan</w:t>
      </w:r>
      <w:r w:rsidDel="00000000" w:rsidR="00000000" w:rsidRPr="00000000">
        <w:rPr>
          <w:rFonts w:ascii="Times New Roman" w:cs="Times New Roman" w:eastAsia="Times New Roman" w:hAnsi="Times New Roman"/>
          <w:sz w:val="24"/>
          <w:szCs w:val="24"/>
          <w:rtl w:val="0"/>
        </w:rPr>
        <w:t xml:space="preserve">, IBAB Chair, Genomics.</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ab/>
        <w:tab/>
        <w:t xml:space="preserve"> </w:t>
        <w:tab/>
        <w:t xml:space="preserve">Anmol Singh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CERTIFICATE BY THE SUPERVISOR</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w:t>
      </w:r>
      <w:r w:rsidDel="00000000" w:rsidR="00000000" w:rsidRPr="00000000">
        <w:rPr>
          <w:rFonts w:ascii="Times New Roman" w:cs="Times New Roman" w:eastAsia="Times New Roman" w:hAnsi="Times New Roman"/>
          <w:i w:val="1"/>
          <w:sz w:val="24"/>
          <w:szCs w:val="24"/>
          <w:rtl w:val="0"/>
        </w:rPr>
        <w:t xml:space="preserve">Modeling </w:t>
      </w:r>
      <w:r w:rsidDel="00000000" w:rsidR="00000000" w:rsidRPr="00000000">
        <w:rPr>
          <w:rFonts w:ascii="Times New Roman" w:cs="Times New Roman" w:eastAsia="Times New Roman" w:hAnsi="Times New Roman"/>
          <w:i w:val="1"/>
          <w:sz w:val="24"/>
          <w:szCs w:val="24"/>
          <w:rtl w:val="0"/>
        </w:rPr>
        <w:t xml:space="preserve"> Somatic Hypermutations with Reinforcement Learning for PD1 and Pembrolizumab</w:t>
      </w:r>
      <w:r w:rsidDel="00000000" w:rsidR="00000000" w:rsidRPr="00000000">
        <w:rPr>
          <w:rFonts w:ascii="Times New Roman" w:cs="Times New Roman" w:eastAsia="Times New Roman" w:hAnsi="Times New Roman"/>
          <w:sz w:val="24"/>
          <w:szCs w:val="24"/>
          <w:rtl w:val="0"/>
        </w:rPr>
        <w:t xml:space="preserve">” represents research work done by </w:t>
      </w:r>
      <w:r w:rsidDel="00000000" w:rsidR="00000000" w:rsidRPr="00000000">
        <w:rPr>
          <w:rFonts w:ascii="Times New Roman" w:cs="Times New Roman" w:eastAsia="Times New Roman" w:hAnsi="Times New Roman"/>
          <w:i w:val="1"/>
          <w:sz w:val="24"/>
          <w:szCs w:val="24"/>
          <w:rtl w:val="0"/>
        </w:rPr>
        <w:t xml:space="preserve">Anmol Singh</w:t>
      </w:r>
      <w:r w:rsidDel="00000000" w:rsidR="00000000" w:rsidRPr="00000000">
        <w:rPr>
          <w:rFonts w:ascii="Times New Roman" w:cs="Times New Roman" w:eastAsia="Times New Roman" w:hAnsi="Times New Roman"/>
          <w:sz w:val="24"/>
          <w:szCs w:val="24"/>
          <w:rtl w:val="0"/>
        </w:rPr>
        <w:t xml:space="preserve"> in partial fulfillment of the requirements for M.Sc. in Biotechnology and Bioinformatics at IBAB, Bengaluru, under our guidance.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 xml:space="preserve">        Dr.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Nithya Ramakrishnan</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Subhashini Srinivasan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ACKNOWLEDGMENTS</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deepest gratitude and special thanks to my guides Dr. Nithya Ramakrishnan and Prof. Subhashini Srinivasan who took time to hear me out, guide and keep me on the correct path and allowed me to bring the project to a good conclusion. Dr. Nithya Ramakrishnan helped me regarding the reinforcement learning, while Prof. Subhashini Srinivasan provided guidance related to structural biology and protein-protein interactions, without which the project would not have a base to build upon.</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thanks to the lab members of the research groups of my guides, especially Mr Balakrishna, Miss Namita and Miss Apoorva who helped me during the project and gave important and necessary advice to overcome the problems I faced in the project and life during this time.</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thank all the professors who helped me acquire the required knowledge and understanding of biology, mathematics and computer science which helped me to confidently work on this project. I especially thank Prof. R Srivatsan, our mathematics, statistics and R programming professor, for his guidance and teachings during my course.</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mother Mrs. Rekha Singh for always listening to my rambles about this project and by explaining my work to her, I have acquired a better understanding of reinforcement learning and structural biology. Needless to say, I would not have the courage to pursue my Masters course if not for her support and belief in me. This thesis is dedicated to her.</w:t>
      </w:r>
    </w:p>
    <w:p w:rsidR="00000000" w:rsidDel="00000000" w:rsidP="00000000" w:rsidRDefault="00000000" w:rsidRPr="00000000" w14:paraId="000000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was partially supported by the Department of Electronics, IT, BT, and S&amp;T of the Government of Karnataka and I am grateful for their support.</w:t>
      </w:r>
    </w:p>
    <w:p w:rsidR="00000000" w:rsidDel="00000000" w:rsidP="00000000" w:rsidRDefault="00000000" w:rsidRPr="00000000" w14:paraId="0000001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engineering antibodies with high affinity towards an antigen is very expensive and time-consuming in traditional wet approaches. Bioinformatic Tools and computational approaches can be used for this antibody design, to reduce the time and money required. Reinforcement learning is similar to natural selection, as in by trial-and-error method, the better actions</w:t>
      </w:r>
      <w:sdt>
        <w:sdtPr>
          <w:tag w:val="goog_rdk_0"/>
        </w:sdtPr>
        <w:sdtContent>
          <w:ins w:author="Nithya Ramakrishnan" w:id="0" w:date="2024-05-18T00:51:59Z">
            <w:r w:rsidDel="00000000" w:rsidR="00000000" w:rsidRPr="00000000">
              <w:rPr>
                <w:rFonts w:ascii="Times New Roman" w:cs="Times New Roman" w:eastAsia="Times New Roman" w:hAnsi="Times New Roman"/>
                <w:sz w:val="24"/>
                <w:szCs w:val="24"/>
                <w:rtl w:val="0"/>
              </w:rPr>
              <w:t xml:space="preserve"> </w:t>
            </w:r>
          </w:ins>
        </w:sdtContent>
      </w:sdt>
      <w:r w:rsidDel="00000000" w:rsidR="00000000" w:rsidRPr="00000000">
        <w:rPr>
          <w:rFonts w:ascii="Times New Roman" w:cs="Times New Roman" w:eastAsia="Times New Roman" w:hAnsi="Times New Roman"/>
          <w:sz w:val="24"/>
          <w:szCs w:val="24"/>
          <w:rtl w:val="0"/>
        </w:rPr>
        <w:t xml:space="preserve">(mutations) remain in the population and those harmful are removed over time. We present a reinforcement learning model for Somatic Hypermutations, which mimics the natural selection process in a very short time scale. In this model, the agent can learn to preferentially mutate amino acids in the antibody, leading  to affinity maturation. The model thus </w:t>
      </w:r>
      <w:r w:rsidDel="00000000" w:rsidR="00000000" w:rsidRPr="00000000">
        <w:rPr>
          <w:rFonts w:ascii="Times New Roman" w:cs="Times New Roman" w:eastAsia="Times New Roman" w:hAnsi="Times New Roman"/>
          <w:sz w:val="24"/>
          <w:szCs w:val="24"/>
          <w:rtl w:val="0"/>
        </w:rPr>
        <w:t xml:space="preserve">predicts</w:t>
      </w:r>
      <w:r w:rsidDel="00000000" w:rsidR="00000000" w:rsidRPr="00000000">
        <w:rPr>
          <w:rFonts w:ascii="Times New Roman" w:cs="Times New Roman" w:eastAsia="Times New Roman" w:hAnsi="Times New Roman"/>
          <w:sz w:val="24"/>
          <w:szCs w:val="24"/>
          <w:rtl w:val="0"/>
        </w:rPr>
        <w:t xml:space="preserve"> a higher binding affinity antibody than the initial antibody-antigen complex. We have used the Pembrolizumab-PD1 (5b8c) complex to create the model, as Pembrolizumab is widely used in immunotherapy. We were able to use Q-Learning in reinforcement learning to model SHM on a reduced state space to and provide better binding affinity antibodies. We validated the structure of the antibodies predicted by the SHM model by using AlphaFold2 and inter</w:t>
      </w:r>
      <w:sdt>
        <w:sdtPr>
          <w:tag w:val="goog_rdk_1"/>
        </w:sdtPr>
        <w:sdtContent>
          <w:ins w:author="Nithya Ramakrishnan" w:id="1" w:date="2024-05-18T00:54:43Z">
            <w:r w:rsidDel="00000000" w:rsidR="00000000" w:rsidRPr="00000000">
              <w:rPr>
                <w:rFonts w:ascii="Times New Roman" w:cs="Times New Roman" w:eastAsia="Times New Roman" w:hAnsi="Times New Roman"/>
                <w:sz w:val="24"/>
                <w:szCs w:val="24"/>
                <w:rtl w:val="0"/>
              </w:rPr>
              <w:t xml:space="preserve">-</w:t>
            </w:r>
          </w:ins>
        </w:sdtContent>
      </w:sdt>
      <w:sdt>
        <w:sdtPr>
          <w:tag w:val="goog_rdk_2"/>
        </w:sdtPr>
        <w:sdtContent>
          <w:del w:author="Nithya Ramakrishnan" w:id="1" w:date="2024-05-18T00:54:43Z">
            <w:r w:rsidDel="00000000" w:rsidR="00000000" w:rsidRPr="00000000">
              <w:rPr>
                <w:rFonts w:ascii="Times New Roman" w:cs="Times New Roman" w:eastAsia="Times New Roman" w:hAnsi="Times New Roman"/>
                <w:sz w:val="24"/>
                <w:szCs w:val="24"/>
                <w:rtl w:val="0"/>
              </w:rPr>
              <w:delText xml:space="preserve"> </w:delText>
            </w:r>
          </w:del>
        </w:sdtContent>
      </w:sdt>
      <w:r w:rsidDel="00000000" w:rsidR="00000000" w:rsidRPr="00000000">
        <w:rPr>
          <w:rFonts w:ascii="Times New Roman" w:cs="Times New Roman" w:eastAsia="Times New Roman" w:hAnsi="Times New Roman"/>
          <w:sz w:val="24"/>
          <w:szCs w:val="24"/>
          <w:rtl w:val="0"/>
        </w:rPr>
        <w:t xml:space="preserve">residue distance plots to check for proper folding of chains and protein-protein interactions. This study provides a proof of concept that reinforcement learning can be used for modeling the biological process of SHM and can be later expanded into creating novel antibodies. </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or phrases (Max. 10): </w:t>
      </w:r>
      <w:r w:rsidDel="00000000" w:rsidR="00000000" w:rsidRPr="00000000">
        <w:rPr>
          <w:rFonts w:ascii="Times New Roman" w:cs="Times New Roman" w:eastAsia="Times New Roman" w:hAnsi="Times New Roman"/>
          <w:sz w:val="24"/>
          <w:szCs w:val="24"/>
          <w:rtl w:val="0"/>
        </w:rPr>
        <w:t xml:space="preserve">Antibody prediction, Q-learning, Deep Q-Learning, Deep Reinforcement Learning, AlphaFold2, protein-protein interaction, immunotherapy</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tbl>
      <w:tblPr>
        <w:tblStyle w:val="Table1"/>
        <w:tblW w:w="641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4888"/>
        <w:gridCol w:w="1529"/>
        <w:tblGridChange w:id="0">
          <w:tblGrid>
            <w:gridCol w:w="4888"/>
            <w:gridCol w:w="1529"/>
          </w:tblGrid>
        </w:tblGridChange>
      </w:tblGrid>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w:t>
            </w:r>
          </w:p>
        </w:tc>
        <w:tc>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Number</w:t>
            </w:r>
          </w:p>
        </w:tc>
      </w:tr>
      <w:tr>
        <w:trPr>
          <w:cantSplit w:val="0"/>
          <w:tblHeader w:val="0"/>
        </w:trPr>
        <w:tc>
          <w:tcPr/>
          <w:p w:rsidR="00000000" w:rsidDel="00000000" w:rsidP="00000000" w:rsidRDefault="00000000" w:rsidRPr="00000000" w14:paraId="000000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Introduction </w:t>
            </w:r>
          </w:p>
        </w:tc>
        <w:tc>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r>
      <w:tr>
        <w:trPr>
          <w:cantSplit w:val="0"/>
          <w:trHeight w:val="360" w:hRule="atLeast"/>
          <w:tblHeader w:val="0"/>
        </w:trPr>
        <w:tc>
          <w:tcPr/>
          <w:p w:rsidR="00000000" w:rsidDel="00000000" w:rsidP="00000000" w:rsidRDefault="00000000" w:rsidRPr="00000000" w14:paraId="0000002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sz w:val="24"/>
                <w:szCs w:val="24"/>
                <w:rtl w:val="0"/>
              </w:rPr>
              <w:t xml:space="preserve">Hypermutations</w:t>
            </w:r>
            <w:r w:rsidDel="00000000" w:rsidR="00000000" w:rsidRPr="00000000">
              <w:rPr>
                <w:rtl w:val="0"/>
              </w:rPr>
            </w:r>
          </w:p>
        </w:tc>
        <w:tc>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Immunotherapy and Pembrolizumab</w:t>
            </w:r>
          </w:p>
        </w:tc>
        <w:tc>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02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w:t>
            </w:r>
          </w:p>
        </w:tc>
        <w:tc>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p w:rsidR="00000000" w:rsidDel="00000000" w:rsidP="00000000" w:rsidRDefault="00000000" w:rsidRPr="00000000" w14:paraId="0000002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tc>
        <w:tc>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p w:rsidR="00000000" w:rsidDel="00000000" w:rsidP="00000000" w:rsidRDefault="00000000" w:rsidRPr="00000000" w14:paraId="0000002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Reinforcement Learning</w:t>
            </w:r>
          </w:p>
        </w:tc>
        <w:tc>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w:t>
            </w:r>
          </w:p>
        </w:tc>
      </w:tr>
      <w:tr>
        <w:trPr>
          <w:cantSplit w:val="0"/>
          <w:tblHeader w:val="0"/>
        </w:trPr>
        <w:tc>
          <w:tcPr/>
          <w:p w:rsidR="00000000" w:rsidDel="00000000" w:rsidP="00000000" w:rsidRDefault="00000000" w:rsidRPr="00000000" w14:paraId="0000002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 and Methods</w:t>
            </w:r>
          </w:p>
        </w:tc>
        <w:tc>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12-25</w:t>
            </w:r>
          </w:p>
        </w:tc>
      </w:tr>
      <w:tr>
        <w:trPr>
          <w:cantSplit w:val="0"/>
          <w:tblHeader w:val="0"/>
        </w:trPr>
        <w:tc>
          <w:tcPr/>
          <w:p w:rsidR="00000000" w:rsidDel="00000000" w:rsidP="00000000" w:rsidRDefault="00000000" w:rsidRPr="00000000" w14:paraId="0000003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w:t>
            </w:r>
          </w:p>
        </w:tc>
        <w:tc>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w:t>
            </w:r>
          </w:p>
        </w:tc>
      </w:tr>
      <w:tr>
        <w:trPr>
          <w:cantSplit w:val="0"/>
          <w:tblHeader w:val="0"/>
        </w:trPr>
        <w:tc>
          <w:tcPr/>
          <w:p w:rsidR="00000000" w:rsidDel="00000000" w:rsidP="00000000" w:rsidRDefault="00000000" w:rsidRPr="00000000" w14:paraId="0000003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Tools</w:t>
            </w:r>
          </w:p>
        </w:tc>
        <w:tc>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w:t>
            </w:r>
          </w:p>
        </w:tc>
      </w:tr>
      <w:tr>
        <w:trPr>
          <w:cantSplit w:val="0"/>
          <w:tblHeader w:val="0"/>
        </w:trPr>
        <w:tc>
          <w:tcPr/>
          <w:p w:rsidR="00000000" w:rsidDel="00000000" w:rsidP="00000000" w:rsidRDefault="00000000" w:rsidRPr="00000000" w14:paraId="0000003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Q-Learning</w:t>
            </w:r>
          </w:p>
        </w:tc>
        <w:tc>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w:t>
            </w:r>
          </w:p>
        </w:tc>
      </w:tr>
      <w:tr>
        <w:trPr>
          <w:cantSplit w:val="0"/>
          <w:tblHeader w:val="0"/>
        </w:trPr>
        <w:tc>
          <w:tcPr/>
          <w:p w:rsidR="00000000" w:rsidDel="00000000" w:rsidP="00000000" w:rsidRDefault="00000000" w:rsidRPr="00000000" w14:paraId="0000003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Q-Learning</w:t>
            </w:r>
          </w:p>
        </w:tc>
        <w:tc>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21-23</w:t>
            </w:r>
          </w:p>
        </w:tc>
      </w:tr>
      <w:tr>
        <w:trPr>
          <w:cantSplit w:val="0"/>
          <w:tblHeader w:val="0"/>
        </w:trPr>
        <w:tc>
          <w:tcPr/>
          <w:p w:rsidR="00000000" w:rsidDel="00000000" w:rsidP="00000000" w:rsidRDefault="00000000" w:rsidRPr="00000000" w14:paraId="0000003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Validation</w:t>
            </w:r>
          </w:p>
        </w:tc>
        <w:tc>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23-25</w:t>
            </w:r>
          </w:p>
        </w:tc>
      </w:tr>
      <w:tr>
        <w:trPr>
          <w:cantSplit w:val="0"/>
          <w:tblHeader w:val="0"/>
        </w:trPr>
        <w:tc>
          <w:tcPr/>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r>
          </w:p>
        </w:tc>
        <w:tc>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w:t>
            </w:r>
          </w:p>
        </w:tc>
      </w:tr>
      <w:tr>
        <w:trPr>
          <w:cantSplit w:val="0"/>
          <w:tblHeader w:val="0"/>
        </w:trPr>
        <w:tc>
          <w:tcPr/>
          <w:p w:rsidR="00000000" w:rsidDel="00000000" w:rsidP="00000000" w:rsidRDefault="00000000" w:rsidRPr="00000000" w14:paraId="0000003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Aggregation </w:t>
            </w:r>
          </w:p>
        </w:tc>
        <w:tc>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25-27</w:t>
            </w:r>
          </w:p>
        </w:tc>
      </w:tr>
      <w:tr>
        <w:trPr>
          <w:cantSplit w:val="0"/>
          <w:tblHeader w:val="0"/>
        </w:trPr>
        <w:tc>
          <w:tcPr/>
          <w:p w:rsidR="00000000" w:rsidDel="00000000" w:rsidP="00000000" w:rsidRDefault="00000000" w:rsidRPr="00000000" w14:paraId="0000003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Light Chain</w:t>
            </w:r>
          </w:p>
        </w:tc>
        <w:tc>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w:t>
            </w:r>
          </w:p>
        </w:tc>
      </w:tr>
      <w:tr>
        <w:trPr>
          <w:cantSplit w:val="0"/>
          <w:tblHeader w:val="0"/>
        </w:trPr>
        <w:tc>
          <w:tcPr/>
          <w:p w:rsidR="00000000" w:rsidDel="00000000" w:rsidP="00000000" w:rsidRDefault="00000000" w:rsidRPr="00000000" w14:paraId="0000004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Heavy Chain</w:t>
            </w:r>
          </w:p>
        </w:tc>
        <w:tc>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31-38</w:t>
            </w:r>
          </w:p>
        </w:tc>
      </w:tr>
      <w:tr>
        <w:trPr>
          <w:cantSplit w:val="0"/>
          <w:tblHeader w:val="0"/>
        </w:trPr>
        <w:tc>
          <w:tcPr/>
          <w:p w:rsidR="00000000" w:rsidDel="00000000" w:rsidP="00000000" w:rsidRDefault="00000000" w:rsidRPr="00000000" w14:paraId="0000004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 Learning</w:t>
            </w:r>
          </w:p>
        </w:tc>
        <w:tc>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w:t>
            </w:r>
          </w:p>
        </w:tc>
      </w:tr>
      <w:tr>
        <w:trPr>
          <w:cantSplit w:val="0"/>
          <w:tblHeader w:val="0"/>
        </w:trPr>
        <w:tc>
          <w:tcPr/>
          <w:p w:rsidR="00000000" w:rsidDel="00000000" w:rsidP="00000000" w:rsidRDefault="00000000" w:rsidRPr="00000000" w14:paraId="0000004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of Higher Affinity States</w:t>
            </w:r>
          </w:p>
        </w:tc>
        <w:tc>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40-47</w:t>
            </w:r>
          </w:p>
        </w:tc>
      </w:tr>
      <w:tr>
        <w:trPr>
          <w:cantSplit w:val="0"/>
          <w:tblHeader w:val="0"/>
        </w:trPr>
        <w:tc>
          <w:tcPr/>
          <w:p w:rsidR="00000000" w:rsidDel="00000000" w:rsidP="00000000" w:rsidRDefault="00000000" w:rsidRPr="00000000" w14:paraId="000000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tc>
        <w:tc>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0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48-49</w:t>
            </w:r>
          </w:p>
        </w:tc>
      </w:tr>
    </w:tbl>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2"/>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interaction of agent and environment in a Markov decision process (Sutton, R. S. and Barto A. G., 2018)</w:t>
            </w:r>
          </w:p>
        </w:tc>
      </w:tr>
      <w:tr>
        <w:trPr>
          <w:cantSplit w:val="0"/>
          <w:tblHeader w:val="0"/>
        </w:trPr>
        <w:tc>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Bash script for running GROMACS for energy minimization</w:t>
            </w:r>
          </w:p>
        </w:tc>
      </w:tr>
      <w:tr>
        <w:trPr>
          <w:cantSplit w:val="0"/>
          <w:tblHeader w:val="0"/>
        </w:trPr>
        <w:tc>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Parameters of ion.mdp(left), em_steep.mdp(middle) and em_cg.mdp(right)</w:t>
            </w:r>
          </w:p>
        </w:tc>
      </w:tr>
      <w:tr>
        <w:trPr>
          <w:cantSplit w:val="0"/>
          <w:tblHeader w:val="0"/>
        </w:trPr>
        <w:tc>
          <w:tcPr/>
          <w:p w:rsidR="00000000" w:rsidDel="00000000" w:rsidP="00000000" w:rsidRDefault="00000000" w:rsidRPr="00000000" w14:paraId="0000004F">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Interaction map of residues in Pembrolizumab-PD1 complex (5b8c)(Horita S et al., 2016)</w:t>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3"/>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6">
            <w:pPr>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Mutation Bias Matrix for the 17 positions in Pembrolizumab-PD1 (5B8C)</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7">
            <w:pPr>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Simulation 1 of mutating 6 residues of light chain into 3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8">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Simulation 1 of mutating 6 residues of light chain into 6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9">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Simulation 1 of mutating 3 residues of heavy chain into 17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A">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Simulation 2 of mutating 3 residues of heavy chain into 17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B">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Simulation 2 of mutating 4 residues of heavy chain into 16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C">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Simulation 1 of DQL</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D">
            <w:pPr>
              <w:tabs>
                <w:tab w:val="left" w:leader="none" w:pos="4994"/>
              </w:tabs>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Mutation Bias Matrix for the 17 positions in Pembrolizumab-PD1 (5B8C)</w:t>
            </w:r>
          </w:p>
        </w:tc>
      </w:tr>
    </w:tbl>
    <w:p w:rsidR="00000000" w:rsidDel="00000000" w:rsidP="00000000" w:rsidRDefault="00000000" w:rsidRPr="00000000" w14:paraId="0000005E">
      <w:pPr>
        <w:rPr>
          <w:rFonts w:ascii="Times New Roman" w:cs="Times New Roman" w:eastAsia="Times New Roman" w:hAnsi="Times New Roman"/>
          <w:b w:val="1"/>
          <w:sz w:val="24"/>
          <w:szCs w:val="24"/>
        </w:rPr>
        <w:sectPr>
          <w:headerReference r:id="rId9" w:type="default"/>
          <w:pgSz w:h="16838" w:w="11906" w:orient="portrait"/>
          <w:pgMar w:bottom="1440" w:top="1440" w:left="1800" w:right="1440" w:header="708" w:footer="708"/>
          <w:pgNumType w:start="1"/>
          <w:titlePg w:val="1"/>
        </w:sect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this section, we introduce the major approaches and address the following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 questions:</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somatic hypermutations? Why are they important for our immune system? </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immunotherapy and how is this study related to it? Where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 used in immunotherapy? </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reinforcement learning? Why is it a good strategy for simulation of SHM? </w:t>
      </w:r>
    </w:p>
    <w:p w:rsidR="00000000" w:rsidDel="00000000" w:rsidP="00000000" w:rsidRDefault="00000000" w:rsidRPr="00000000" w14:paraId="0000006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b w:val="1"/>
          <w:sz w:val="24"/>
          <w:szCs w:val="24"/>
          <w:rtl w:val="0"/>
        </w:rPr>
        <w:t xml:space="preserve">Hypermutations</w:t>
      </w:r>
      <w:r w:rsidDel="00000000" w:rsidR="00000000" w:rsidRPr="00000000">
        <w:rPr>
          <w:rtl w:val="0"/>
        </w:rPr>
      </w:r>
    </w:p>
    <w:p w:rsidR="00000000" w:rsidDel="00000000" w:rsidP="00000000" w:rsidRDefault="00000000" w:rsidRPr="00000000" w14:paraId="0000006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 cells have the ability to express cell-surface receptors called immunoglobulins (Ig). These Ig consists of two heavy chains and two light chains. These polypeptides are encoded in three Ig loci, the heavy chain (IgH), the κ-light chain (Igκ), and the λ-light chain (Igλ). These loci consist of variable and constant(C) regions. The variable region of the heavy chain is composed of variable(V), diversity(D), and joining(J) genes. On the other hand, the light chain only has V and J genes (Odegard and Schatz, 2006).</w:t>
      </w:r>
    </w:p>
    <w:p w:rsidR="00000000" w:rsidDel="00000000" w:rsidP="00000000" w:rsidRDefault="00000000" w:rsidRPr="00000000" w14:paraId="0000006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Immune system is well-equipped to produce Ig of high specificity towards any foreign substance, also called as antigen. This ability is the result of somatic recombination of a small set of gene segments; this process is called V(D)J recombination. This process alone is able to produce around 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different antibody specificities. But the antibodies created by V(D)J recombination only bind to the antigens by modest affinity, there is a need to fine-tune the resultant Ig to make it bind to the antigens with high affinity and specificity (Papavasiliou and Schatz, 2002). </w:t>
      </w:r>
    </w:p>
    <w:p w:rsidR="00000000" w:rsidDel="00000000" w:rsidP="00000000" w:rsidRDefault="00000000" w:rsidRPr="00000000" w14:paraId="0000006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diversification of Ig is caused due to two distinct diversification processes, class switch recombination (CSR) where the C region of IgH changes due to recombination of switch (S) regions, and the somatic hypermutations (SHM) (Odegard and Schatz, 2006).</w:t>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SHM introduces point mutations on the variable regions, the antibodies with higher affinity for the antigen will proliferate and survive. With successive cycles of mutations and proliferation of selected B cells, this results in high affinity antibodies. This process is called affinity maturation (Papavasiliou and Schatz, 2002). The mutations in SHM are mainly point mutations, but insertions and deletions are also observed sometimes (Odegard and Schatz, 2006). </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proposed model, only point mutations at the peptide level are taken into consideration.</w:t>
      </w:r>
      <w:r w:rsidDel="00000000" w:rsidR="00000000" w:rsidRPr="00000000">
        <w:rPr>
          <w:rtl w:val="0"/>
        </w:rPr>
      </w:r>
    </w:p>
    <w:p w:rsidR="00000000" w:rsidDel="00000000" w:rsidP="00000000" w:rsidRDefault="00000000" w:rsidRPr="00000000" w14:paraId="0000006A">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make the following assumptions at the start of our study:</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relative configuration of PD1-Pembrolizumab complex remains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irrespective of the type of amino acids mutations at the 17 positions</w:t>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3D folds of light and heavy chains are not disrupted by the mutations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loops on pembrolizumab.</w:t>
      </w:r>
    </w:p>
    <w:p w:rsidR="00000000" w:rsidDel="00000000" w:rsidP="00000000" w:rsidRDefault="00000000" w:rsidRPr="00000000" w14:paraId="0000006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Immunotherapy and Pembrolizumab</w:t>
      </w:r>
    </w:p>
    <w:sdt>
      <w:sdtPr>
        <w:tag w:val="goog_rdk_6"/>
      </w:sdtPr>
      <w:sdtContent>
        <w:p w:rsidR="00000000" w:rsidDel="00000000" w:rsidP="00000000" w:rsidRDefault="00000000" w:rsidRPr="00000000" w14:paraId="0000006F">
          <w:pPr>
            <w:spacing w:line="480" w:lineRule="auto"/>
            <w:ind w:firstLine="720"/>
            <w:rPr>
              <w:ins w:author="Nithya Ramakrishnan" w:id="3" w:date="2024-05-18T01:09:32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Immunotherapy is a technique to harness a patient’s immune system to target cancer cells and destroy them</w:t>
          </w:r>
          <w:sdt>
            <w:sdtPr>
              <w:tag w:val="goog_rdk_3"/>
            </w:sdtPr>
            <w:sdtContent>
              <w:ins w:author="Nithya Ramakrishnan" w:id="2" w:date="2024-05-18T01:38:03Z">
                <w:r w:rsidDel="00000000" w:rsidR="00000000" w:rsidRPr="00000000">
                  <w:rPr>
                    <w:rFonts w:ascii="Times New Roman" w:cs="Times New Roman" w:eastAsia="Times New Roman" w:hAnsi="Times New Roman"/>
                    <w:sz w:val="24"/>
                    <w:szCs w:val="24"/>
                    <w:rtl w:val="0"/>
                  </w:rPr>
                  <w:t xml:space="preserve">. This</w:t>
                </w:r>
              </w:ins>
            </w:sdtContent>
          </w:sdt>
          <w:sdt>
            <w:sdtPr>
              <w:tag w:val="goog_rdk_4"/>
            </w:sdtPr>
            <w:sdtContent>
              <w:del w:author="Nithya Ramakrishnan" w:id="2" w:date="2024-05-18T01:38:03Z">
                <w:r w:rsidDel="00000000" w:rsidR="00000000" w:rsidRPr="00000000">
                  <w:rPr>
                    <w:rFonts w:ascii="Times New Roman" w:cs="Times New Roman" w:eastAsia="Times New Roman" w:hAnsi="Times New Roman"/>
                    <w:sz w:val="24"/>
                    <w:szCs w:val="24"/>
                    <w:rtl w:val="0"/>
                  </w:rPr>
                  <w:delText xml:space="preserve"> and </w:delText>
                </w:r>
              </w:del>
            </w:sdtContent>
          </w:sdt>
          <w:r w:rsidDel="00000000" w:rsidR="00000000" w:rsidRPr="00000000">
            <w:rPr>
              <w:rFonts w:ascii="Times New Roman" w:cs="Times New Roman" w:eastAsia="Times New Roman" w:hAnsi="Times New Roman"/>
              <w:sz w:val="24"/>
              <w:szCs w:val="24"/>
              <w:rtl w:val="0"/>
            </w:rPr>
            <w:t xml:space="preserve">is one of </w:t>
          </w:r>
          <w:sdt>
            <w:sdtPr>
              <w:tag w:val="goog_rdk_5"/>
            </w:sdtPr>
            <w:sdtContent>
              <w:ins w:author="Nithya Ramakrishnan" w:id="3" w:date="2024-05-18T01:09:32Z">
                <w:r w:rsidDel="00000000" w:rsidR="00000000" w:rsidRPr="00000000">
                  <w:rPr>
                    <w:rFonts w:ascii="Times New Roman" w:cs="Times New Roman" w:eastAsia="Times New Roman" w:hAnsi="Times New Roman"/>
                    <w:sz w:val="24"/>
                    <w:szCs w:val="24"/>
                    <w:rtl w:val="0"/>
                  </w:rPr>
                  <w:t xml:space="preserve"> widely used techniques in cancer</w:t>
                </w:r>
              </w:ins>
            </w:sdtContent>
          </w:sdt>
        </w:p>
      </w:sdtContent>
    </w:sdt>
    <w:p w:rsidR="00000000" w:rsidDel="00000000" w:rsidP="00000000" w:rsidRDefault="00000000" w:rsidRPr="00000000" w14:paraId="00000070">
      <w:pPr>
        <w:spacing w:line="480" w:lineRule="auto"/>
        <w:ind w:firstLine="720"/>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ins w:author="Nithya Ramakrishnan" w:id="3" w:date="2024-05-18T01:09:32Z">
            <w:r w:rsidDel="00000000" w:rsidR="00000000" w:rsidRPr="00000000">
              <w:rPr>
                <w:rFonts w:ascii="Times New Roman" w:cs="Times New Roman" w:eastAsia="Times New Roman" w:hAnsi="Times New Roman"/>
                <w:sz w:val="24"/>
                <w:szCs w:val="24"/>
                <w:rtl w:val="0"/>
              </w:rPr>
              <w:t xml:space="preserve">treatment. </w:t>
            </w:r>
          </w:ins>
        </w:sdtContent>
      </w:sdt>
      <w:sdt>
        <w:sdtPr>
          <w:tag w:val="goog_rdk_8"/>
        </w:sdtPr>
        <w:sdtContent>
          <w:del w:author="Nithya Ramakrishnan" w:id="3" w:date="2024-05-18T01:09:32Z">
            <w:r w:rsidDel="00000000" w:rsidR="00000000" w:rsidRPr="00000000">
              <w:rPr>
                <w:rFonts w:ascii="Times New Roman" w:cs="Times New Roman" w:eastAsia="Times New Roman" w:hAnsi="Times New Roman"/>
                <w:sz w:val="24"/>
                <w:szCs w:val="24"/>
                <w:rtl w:val="0"/>
              </w:rPr>
              <w:delText xml:space="preserve">the mBut</w:delText>
            </w:r>
          </w:del>
        </w:sdtContent>
      </w:sdt>
      <w:r w:rsidDel="00000000" w:rsidR="00000000" w:rsidRPr="00000000">
        <w:rPr>
          <w:rFonts w:ascii="Times New Roman" w:cs="Times New Roman" w:eastAsia="Times New Roman" w:hAnsi="Times New Roman"/>
          <w:sz w:val="24"/>
          <w:szCs w:val="24"/>
          <w:rtl w:val="0"/>
        </w:rPr>
        <w:t xml:space="preserve"> </w:t>
      </w:r>
      <w:sdt>
        <w:sdtPr>
          <w:tag w:val="goog_rdk_9"/>
        </w:sdtPr>
        <w:sdtContent>
          <w:ins w:author="Nithya Ramakrishnan" w:id="4" w:date="2024-05-18T01:38:26Z">
            <w:r w:rsidDel="00000000" w:rsidR="00000000" w:rsidRPr="00000000">
              <w:rPr>
                <w:rFonts w:ascii="Times New Roman" w:cs="Times New Roman" w:eastAsia="Times New Roman" w:hAnsi="Times New Roman"/>
                <w:sz w:val="24"/>
                <w:szCs w:val="24"/>
                <w:rtl w:val="0"/>
              </w:rPr>
              <w:t xml:space="preserve">Even</w:t>
            </w:r>
          </w:ins>
        </w:sdtContent>
      </w:sdt>
      <w:sdt>
        <w:sdtPr>
          <w:tag w:val="goog_rdk_10"/>
        </w:sdtPr>
        <w:sdtContent>
          <w:del w:author="Nithya Ramakrishnan" w:id="4" w:date="2024-05-18T01:38:26Z">
            <w:r w:rsidDel="00000000" w:rsidR="00000000" w:rsidRPr="00000000">
              <w:rPr>
                <w:rFonts w:ascii="Times New Roman" w:cs="Times New Roman" w:eastAsia="Times New Roman" w:hAnsi="Times New Roman"/>
                <w:sz w:val="24"/>
                <w:szCs w:val="24"/>
                <w:rtl w:val="0"/>
              </w:rPr>
              <w:delText xml:space="preserve">even</w:delText>
            </w:r>
          </w:del>
        </w:sdtContent>
      </w:sdt>
      <w:r w:rsidDel="00000000" w:rsidR="00000000" w:rsidRPr="00000000">
        <w:rPr>
          <w:rFonts w:ascii="Times New Roman" w:cs="Times New Roman" w:eastAsia="Times New Roman" w:hAnsi="Times New Roman"/>
          <w:sz w:val="24"/>
          <w:szCs w:val="24"/>
          <w:rtl w:val="0"/>
        </w:rPr>
        <w:t xml:space="preserve"> though </w:t>
      </w:r>
      <w:sdt>
        <w:sdtPr>
          <w:tag w:val="goog_rdk_11"/>
        </w:sdtPr>
        <w:sdtContent>
          <w:ins w:author="Nithya Ramakrishnan" w:id="5" w:date="2024-05-18T01:38:29Z">
            <w:r w:rsidDel="00000000" w:rsidR="00000000" w:rsidRPr="00000000">
              <w:rPr>
                <w:rFonts w:ascii="Times New Roman" w:cs="Times New Roman" w:eastAsia="Times New Roman" w:hAnsi="Times New Roman"/>
                <w:sz w:val="24"/>
                <w:szCs w:val="24"/>
                <w:rtl w:val="0"/>
              </w:rPr>
              <w:t xml:space="preserve">this is a revolutionary technique,</w:t>
            </w:r>
          </w:ins>
        </w:sdtContent>
      </w:sdt>
      <w:sdt>
        <w:sdtPr>
          <w:tag w:val="goog_rdk_12"/>
        </w:sdtPr>
        <w:sdtContent>
          <w:del w:author="Nithya Ramakrishnan" w:id="5" w:date="2024-05-18T01:38:29Z">
            <w:r w:rsidDel="00000000" w:rsidR="00000000" w:rsidRPr="00000000">
              <w:rPr>
                <w:rFonts w:ascii="Times New Roman" w:cs="Times New Roman" w:eastAsia="Times New Roman" w:hAnsi="Times New Roman"/>
                <w:sz w:val="24"/>
                <w:szCs w:val="24"/>
                <w:rtl w:val="0"/>
              </w:rPr>
              <w:delText xml:space="preserve">these approaches </w:delText>
            </w:r>
          </w:del>
        </w:sdtContent>
      </w:sdt>
      <w:r w:rsidDel="00000000" w:rsidR="00000000" w:rsidRPr="00000000">
        <w:rPr>
          <w:rFonts w:ascii="Times New Roman" w:cs="Times New Roman" w:eastAsia="Times New Roman" w:hAnsi="Times New Roman"/>
          <w:sz w:val="24"/>
          <w:szCs w:val="24"/>
          <w:rtl w:val="0"/>
        </w:rPr>
        <w:t xml:space="preserve">a</w:t>
      </w:r>
      <w:sdt>
        <w:sdtPr>
          <w:tag w:val="goog_rdk_13"/>
        </w:sdtPr>
        <w:sdtContent>
          <w:del w:author="Nithya Ramakrishnan" w:id="6" w:date="2024-05-18T01:38:48Z">
            <w:r w:rsidDel="00000000" w:rsidR="00000000" w:rsidRPr="00000000">
              <w:rPr>
                <w:rFonts w:ascii="Times New Roman" w:cs="Times New Roman" w:eastAsia="Times New Roman" w:hAnsi="Times New Roman"/>
                <w:sz w:val="24"/>
                <w:szCs w:val="24"/>
                <w:rtl w:val="0"/>
              </w:rPr>
              <w:delText xml:space="preserve">re useful in many cases </w:delText>
            </w:r>
          </w:del>
        </w:sdtContent>
      </w:sdt>
      <w:r w:rsidDel="00000000" w:rsidR="00000000" w:rsidRPr="00000000">
        <w:rPr>
          <w:rFonts w:ascii="Times New Roman" w:cs="Times New Roman" w:eastAsia="Times New Roman" w:hAnsi="Times New Roman"/>
          <w:sz w:val="24"/>
          <w:szCs w:val="24"/>
          <w:rtl w:val="0"/>
        </w:rPr>
        <w:t xml:space="preserve">there are still many challenges in the clinical scenarios. : Since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tumor-host interactions are heterogenous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14"/>
        </w:sdtPr>
        <w:sdtContent>
          <w:ins w:author="Nithya Ramakrishnan" w:id="7" w:date="2024-05-18T01:44:0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immunotherapy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w:t>
      </w:r>
      <w:sdt>
        <w:sdtPr>
          <w:tag w:val="goog_rdk_15"/>
        </w:sdtPr>
        <w:sdtContent>
          <w:ins w:author="Nithya Ramakrishnan" w:id="8" w:date="2024-05-18T01:43:0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ins>
        </w:sdtContent>
      </w:sdt>
      <w:sdt>
        <w:sdtPr>
          <w:tag w:val="goog_rdk_16"/>
        </w:sdtPr>
        <w:sdtContent>
          <w:del w:author="Nithya Ramakrishnan" w:id="8" w:date="2024-05-18T01:43:0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iveness</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differ. The tumor microenvironment (TME)</w:t>
      </w:r>
      <w:sdt>
        <w:sdtPr>
          <w:tag w:val="goog_rdk_17"/>
        </w:sdtPr>
        <w:sdtContent>
          <w:ins w:author="Nithya Ramakrishnan" w:id="9" w:date="2024-05-18T01:42:3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sdt>
        <w:sdtPr>
          <w:tag w:val="goog_rdk_18"/>
        </w:sdtPr>
        <w:sdtContent>
          <w:del w:author="Nithya Ramakrishnan" w:id="9" w:date="2024-05-18T01:42:3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w:t>
      </w:r>
      <w:sdt>
        <w:sdtPr>
          <w:tag w:val="goog_rdk_19"/>
        </w:sdtPr>
        <w:sdtContent>
          <w:ins w:author="Nithya Ramakrishnan" w:id="10" w:date="2024-05-18T01:42:3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affect the immunotherapeutic response and the immune evasion.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sz w:val="24"/>
          <w:szCs w:val="24"/>
          <w:rtl w:val="0"/>
        </w:rPr>
        <w:t xml:space="preserve">are multiple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immunotherapies used currently. These </w:t>
      </w:r>
      <w:sdt>
        <w:sdtPr>
          <w:tag w:val="goog_rdk_20"/>
        </w:sdtPr>
        <w:sdtContent>
          <w:ins w:author="Nithya Ramakrishnan" w:id="11" w:date="2024-05-18T01:44: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w:t>
            </w:r>
          </w:ins>
        </w:sdtContent>
      </w:sdt>
      <w:sdt>
        <w:sdtPr>
          <w:tag w:val="goog_rdk_21"/>
        </w:sdtPr>
        <w:sdtContent>
          <w:del w:author="Nithya Ramakrishnan" w:id="11" w:date="2024-05-18T01:44: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are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immune checkpoint inhibition (ICI), adoptive cellular therapy (CAR T-cell therapy) and cancer vaccination. Pembrolizumab comes under </w:t>
      </w:r>
      <w:sdt>
        <w:sdtPr>
          <w:tag w:val="goog_rdk_22"/>
        </w:sdtPr>
        <w:sdtContent>
          <w:del w:author="Nithya Ramakrishnan" w:id="12" w:date="2024-05-18T01:44:4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ICI</w:t>
      </w:r>
      <w:sdt>
        <w:sdtPr>
          <w:tag w:val="goog_rdk_23"/>
        </w:sdtPr>
        <w:sdtContent>
          <w:ins w:author="Nithya Ramakrishnan" w:id="13" w:date="2024-05-18T01:44:5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is explained in more detail below:</w:t>
            </w:r>
          </w:ins>
        </w:sdtContent>
      </w:sdt>
      <w:sdt>
        <w:sdtPr>
          <w:tag w:val="goog_rdk_24"/>
        </w:sdtPr>
        <w:sdtContent>
          <w:del w:author="Nithya Ramakrishnan" w:id="13" w:date="2024-05-18T01:44:5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thus let us understand it in more </w:delText>
            </w:r>
            <w:r w:rsidDel="00000000" w:rsidR="00000000" w:rsidRPr="00000000">
              <w:rPr>
                <w:rFonts w:ascii="Times New Roman" w:cs="Times New Roman" w:eastAsia="Times New Roman" w:hAnsi="Times New Roman"/>
                <w:sz w:val="24"/>
                <w:szCs w:val="24"/>
                <w:rtl w:val="0"/>
              </w:rPr>
              <w:delText xml:space="preserve">detail</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 cells contain evolutionarily conserved regulatory markers that are like checkpoints to regulate activation of T cells. After the early activation, the T cells upregulate the inhibitory receptor cytotoxic T lymphocyte antigen 4 (CTLA4) and then </w:t>
      </w:r>
      <w:sdt>
        <w:sdtPr>
          <w:tag w:val="goog_rdk_25"/>
        </w:sdtPr>
        <w:sdtContent>
          <w:ins w:author="Nithya Ramakrishnan" w:id="14" w:date="2024-05-18T01:45:4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ins>
        </w:sdtContent>
      </w:sdt>
      <w:sdt>
        <w:sdtPr>
          <w:tag w:val="goog_rdk_26"/>
        </w:sdtPr>
        <w:sdtContent>
          <w:del w:author="Nithya Ramakrishnan" w:id="14" w:date="2024-05-18T01:45:4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after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programmed cell death 1 (PD-1) which bind to ligands B7-1, B7-2 and PD-L1 or PD-L2. These ligands are presented by tumor cells, myeloid cells, regulatory T cells (Tregs), and antigen-presenting cells (APCs), which reduce the cytotoxic T-cell activation, resulting in immune suppression and tumor growth. </w:t>
      </w:r>
      <w:sdt>
        <w:sdtPr>
          <w:tag w:val="goog_rdk_27"/>
        </w:sdtPr>
        <w:sdtContent>
          <w:ins w:author="Nithya Ramakrishnan" w:id="15" w:date="2024-05-18T01:46:0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w:t>
            </w:r>
          </w:ins>
        </w:sdtContent>
      </w:sdt>
      <w:sdt>
        <w:sdtPr>
          <w:tag w:val="goog_rdk_28"/>
        </w:sdtPr>
        <w:sdtContent>
          <w:del w:author="Nithya Ramakrishnan" w:id="15" w:date="2024-05-18T01:46:0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But</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treatment with ICI, inhibition is released and cancer cells are targeted and destroyed by the primed and activated cytotoxic T cells.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 (</w:t>
      </w:r>
      <w:sdt>
        <w:sdtPr>
          <w:tag w:val="goog_rdk_29"/>
        </w:sdtPr>
        <w:sdtContent>
          <w:ins w:author="Nithya Ramakrishnan" w:id="16" w:date="2024-05-18T01:46: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ins>
        </w:sdtContent>
      </w:sdt>
      <w:sdt>
        <w:sdtPr>
          <w:tag w:val="goog_rdk_30"/>
        </w:sdtPr>
        <w:sdtContent>
          <w:del w:author="Nithya Ramakrishnan" w:id="16" w:date="2024-05-18T01:46: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embro), a IgG4 anti PD1 checkpoint inhibitor antibody, was one of the first FDA-approved therapy</w:t>
      </w:r>
      <w:sdt>
        <w:sdtPr>
          <w:tag w:val="goog_rdk_31"/>
        </w:sdtPr>
        <w:sdtContent>
          <w:ins w:author="Nithya Ramakrishnan" w:id="17" w:date="2024-05-18T01:46:2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drugs</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melanoma. Pembro was very successful in the melanoma patients and is still used in ICI therapy. </w:t>
      </w:r>
      <w:sdt>
        <w:sdtPr>
          <w:tag w:val="goog_rdk_32"/>
        </w:sdtPr>
        <w:sdtContent>
          <w:ins w:author="Nithya Ramakrishnan" w:id="18" w:date="2024-05-18T01:46: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using</w:t>
            </w:r>
          </w:ins>
        </w:sdtContent>
      </w:sdt>
      <w:sdt>
        <w:sdtPr>
          <w:tag w:val="goog_rdk_33"/>
        </w:sdtPr>
        <w:sdtContent>
          <w:ins w:author="Nithya Ramakrishnan" w:id="19" w:date="2024-05-18T01:46:34Z">
            <w:sdt>
              <w:sdtPr>
                <w:tag w:val="goog_rdk_34"/>
              </w:sdtPr>
              <w:sdtContent>
                <w:del w:author="Nithya Ramakrishnan" w:id="18" w:date="2024-05-18T01:46: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We </w:delText>
                  </w:r>
                </w:del>
              </w:sdtContent>
            </w:sdt>
          </w:ins>
        </w:sdtContent>
      </w:sdt>
      <w:sdt>
        <w:sdtPr>
          <w:tag w:val="goog_rdk_35"/>
        </w:sdtPr>
        <w:sdtContent>
          <w:del w:author="Nithya Ramakrishnan" w:id="18" w:date="2024-05-18T01:46: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w:delText>
            </w:r>
          </w:del>
        </w:sdtContent>
      </w:sdt>
      <w:sdt>
        <w:sdtPr>
          <w:tag w:val="goog_rdk_36"/>
        </w:sdtPr>
        <w:sdtContent>
          <w:ins w:author="Nithya Ramakrishnan" w:id="19" w:date="2024-05-18T01:46:34Z">
            <w:sdt>
              <w:sdtPr>
                <w:tag w:val="goog_rdk_37"/>
              </w:sdtPr>
              <w:sdtContent>
                <w:del w:author="Nithya Ramakrishnan" w:id="18" w:date="2024-05-18T01:46: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are</w:delText>
                  </w:r>
                </w:del>
              </w:sdtContent>
            </w:sdt>
          </w:ins>
        </w:sdtContent>
      </w:sdt>
      <w:sdt>
        <w:sdtPr>
          <w:tag w:val="goog_rdk_38"/>
        </w:sdtPr>
        <w:sdtContent>
          <w:del w:author="Nithya Ramakrishnan" w:id="18" w:date="2024-05-18T01:46: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am</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using</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39"/>
        </w:sdtPr>
        <w:sdtContent>
          <w:ins w:author="Nithya Ramakrishnan" w:id="20" w:date="2024-05-18T01:46:4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w:t>
            </w:r>
          </w:ins>
        </w:sdtContent>
      </w:sdt>
      <w:sdt>
        <w:sdtPr>
          <w:tag w:val="goog_rdk_40"/>
        </w:sdtPr>
        <w:sdtContent>
          <w:del w:author="Nithya Ramakrishnan" w:id="20" w:date="2024-05-18T01:46:4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pembrolizumab</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model IgG antibody to perform SHM and possibly find a higher affinity antibody (Peterson et al., 2022).</w:t>
      </w:r>
    </w:p>
    <w:p w:rsidR="00000000" w:rsidDel="00000000" w:rsidP="00000000" w:rsidRDefault="00000000" w:rsidRPr="00000000" w14:paraId="0000007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Binding Affinity</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
        </w:sdtPr>
        <w:sdtContent>
          <w:del w:author="Nithya Ramakrishnan" w:id="21" w:date="2024-05-18T01:47: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For us </w:delText>
            </w:r>
          </w:del>
        </w:sdtContent>
      </w:sdt>
      <w:sdt>
        <w:sdtPr>
          <w:tag w:val="goog_rdk_43"/>
        </w:sdtPr>
        <w:sdtContent>
          <w:ins w:author="Nithya Ramakrishnan" w:id="21" w:date="2024-05-18T01:47: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Binding affinity as a measure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antibody and antigen interactions quantitatively and qualitatively</w:t>
      </w:r>
      <w:sdt>
        <w:sdtPr>
          <w:tag w:val="goog_rdk_44"/>
        </w:sdtPr>
        <w:sdtContent>
          <w:ins w:author="Nithya Ramakrishnan" w:id="22" w:date="2024-05-18T01:47:5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45"/>
        </w:sdtPr>
        <w:sdtContent>
          <w:del w:author="Nithya Ramakrishnan" w:id="22" w:date="2024-05-18T01:47:5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and to do that we need to understand the type of interactions which happen between Ab-Ag and their binding affinity</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sdt>
      <w:sdtPr>
        <w:tag w:val="goog_rdk_66"/>
      </w:sdtPr>
      <w:sdtContent>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del w:author="Nithya Ramakrishnan" w:id="35" w:date="2024-05-18T01:50:55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7"/>
            </w:sdtPr>
            <w:sdtContent>
              <w:ins w:author="Nithya Ramakrishnan" w:id="23" w:date="2024-05-18T01:48:1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t>
                </w:r>
              </w:ins>
            </w:sdtContent>
          </w:sdt>
          <w:sdt>
            <w:sdtPr>
              <w:tag w:val="goog_rdk_48"/>
            </w:sdtPr>
            <w:sdtContent>
              <w:del w:author="Nithya Ramakrishnan" w:id="23" w:date="2024-05-18T01:48:1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By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generaliz</w:t>
          </w:r>
          <w:sdt>
            <w:sdtPr>
              <w:tag w:val="goog_rdk_49"/>
            </w:sdtPr>
            <w:sdtContent>
              <w:ins w:author="Nithya Ramakrishnan" w:id="24" w:date="2024-05-18T01:48: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ins>
            </w:sdtContent>
          </w:sdt>
          <w:sdt>
            <w:sdtPr>
              <w:tag w:val="goog_rdk_50"/>
            </w:sdtPr>
            <w:sdtContent>
              <w:del w:author="Nithya Ramakrishnan" w:id="24" w:date="2024-05-18T01:48: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ing</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our Ab-Ag </w:t>
          </w:r>
          <w:sdt>
            <w:sdtPr>
              <w:tag w:val="goog_rdk_51"/>
            </w:sdtPr>
            <w:sdtContent>
              <w:ins w:author="Nithya Ramakrishnan" w:id="25" w:date="2024-05-18T01:48:2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interactions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protein-protein interaction (PPI) </w:t>
          </w:r>
          <w:sdt>
            <w:sdtPr>
              <w:tag w:val="goog_rdk_52"/>
            </w:sdtPr>
            <w:sdtContent>
              <w:ins w:author="Nithya Ramakrishnan" w:id="26" w:date="2024-05-18T01:48:3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can</w:t>
                </w:r>
              </w:ins>
            </w:sdtContent>
          </w:sdt>
          <w:sdt>
            <w:sdtPr>
              <w:tag w:val="goog_rdk_53"/>
            </w:sdtPr>
            <w:sdtContent>
              <w:del w:author="Nithya Ramakrishnan" w:id="26" w:date="2024-05-18T01:48:3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we can</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understand </w:t>
          </w:r>
          <w:sdt>
            <w:sdtPr>
              <w:tag w:val="goog_rdk_54"/>
            </w:sdtPr>
            <w:sdtContent>
              <w:ins w:author="Nithya Ramakrishnan" w:id="27" w:date="2024-05-18T01:48:3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w:t>
                </w:r>
              </w:ins>
            </w:sdtContent>
          </w:sdt>
          <w:sdt>
            <w:sdtPr>
              <w:tag w:val="goog_rdk_55"/>
            </w:sdtPr>
            <w:sdtContent>
              <w:del w:author="Nithya Ramakrishnan" w:id="27" w:date="2024-05-18T01:48:3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it</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better.  Given the </w:t>
          </w:r>
          <w:sdt>
            <w:sdtPr>
              <w:tag w:val="goog_rdk_56"/>
            </w:sdtPr>
            <w:sdtContent>
              <w:ins w:author="Nithya Ramakrishnan" w:id="28" w:date="2024-05-18T01:49:0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w:t>
                </w:r>
              </w:ins>
            </w:sdtContent>
          </w:sdt>
          <w:sdt>
            <w:sdtPr>
              <w:tag w:val="goog_rdk_57"/>
            </w:sdtPr>
            <w:sdtContent>
              <w:del w:author="Nithya Ramakrishnan" w:id="28" w:date="2024-05-18T01:49:0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high-resolution</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structure, these interactions can </w:t>
          </w:r>
          <w:sdt>
            <w:sdtPr>
              <w:tag w:val="goog_rdk_58"/>
            </w:sdtPr>
            <w:sdtContent>
              <w:ins w:author="Nithya Ramakrishnan" w:id="29" w:date="2024-05-18T01:49:1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explained as a function of atomic distances and characteristics, but this does not </w:t>
          </w:r>
          <w:sdt>
            <w:sdtPr>
              <w:tag w:val="goog_rdk_59"/>
            </w:sdtPr>
            <w:sdtContent>
              <w:ins w:author="Nithya Ramakrishnan" w:id="30" w:date="2024-05-18T01:50:3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w:t>
                </w:r>
              </w:ins>
            </w:sdtContent>
          </w:sdt>
          <w:sdt>
            <w:sdtPr>
              <w:tag w:val="goog_rdk_60"/>
            </w:sdtPr>
            <w:sdtContent>
              <w:del w:author="Nithya Ramakrishnan" w:id="30" w:date="2024-05-18T01:50:3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describe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w:t>
          </w:r>
          <w:sdt>
            <w:sdtPr>
              <w:tag w:val="goog_rdk_61"/>
            </w:sdtPr>
            <w:sdtContent>
              <w:ins w:author="Nithya Ramakrishnan" w:id="31" w:date="2024-05-18T01:50: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behavior accurately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62"/>
            </w:sdtPr>
            <w:sdtContent>
              <w:del w:author="Nithya Ramakrishnan" w:id="32" w:date="2024-05-18T01:50: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function</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the affinity of these interactions under </w:t>
          </w:r>
          <w:sdt>
            <w:sdtPr>
              <w:tag w:val="goog_rdk_63"/>
            </w:sdtPr>
            <w:sdtContent>
              <w:ins w:author="Nithya Ramakrishnan" w:id="33" w:date="2024-05-18T01:50:3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biological conditions, such as temperature, pH and protein and substrate concentration</w:t>
          </w:r>
          <w:sdt>
            <w:sdtPr>
              <w:tag w:val="goog_rdk_64"/>
            </w:sdtPr>
            <w:sdtContent>
              <w:ins w:author="Nithya Ramakrishnan" w:id="34" w:date="2024-05-18T01:50:5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are critical in describing the intera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ctions.</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65"/>
            </w:sdtPr>
            <w:sdtContent>
              <w:del w:author="Nithya Ramakrishnan" w:id="35" w:date="2024-05-18T01:50:5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and how they bind actually describes if the atomic interactions are feasible.  </w:delText>
                </w:r>
              </w:del>
            </w:sdtContent>
          </w:sdt>
        </w:p>
      </w:sdtContent>
    </w:sdt>
    <w:sdt>
      <w:sdtPr>
        <w:tag w:val="goog_rdk_69"/>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del w:author="Nithya Ramakrishnan" w:id="36" w:date="2024-05-18T01:51:43Z"/>
              <w:rFonts w:ascii="Times New Roman" w:cs="Times New Roman" w:eastAsia="Times New Roman" w:hAnsi="Times New Roman"/>
              <w:b w:val="0"/>
              <w:i w:val="0"/>
              <w:smallCaps w:val="0"/>
              <w:strike w:val="0"/>
              <w:color w:val="000000"/>
              <w:sz w:val="24"/>
              <w:szCs w:val="24"/>
              <w:u w:val="none"/>
              <w:shd w:fill="auto" w:val="clear"/>
              <w:vertAlign w:val="subscript"/>
            </w:rPr>
            <w:pPrChange w:author="Nithya Ramakrishnan" w:id="0" w:date="2024-05-18T01:51:16Z">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pPr>
            </w:pPrChange>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binding affinity is explained in terms of equilibrium dissociation constant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can either be measured experimentally at equilibrium of reaction or be derived from the Gibbs free energy of dissociation ΔG and the reaction kinetics. Experimentally there are several methods such as surface plasmon resonance (SPR), isothermal calorimetry (ITC), and titration by fluorescence which are applicable if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the micromolar to nanomolar range. Although these methods have limitations. Normally, two or more methods are used under similar conditions to determine the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sdt>
            <w:sdtPr>
              <w:tag w:val="goog_rdk_67"/>
            </w:sdtPr>
            <w:sdtContent>
              <w:ins w:author="Nithya Ramakrishnan" w:id="36" w:date="2024-05-18T01:51:4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w:ins>
            </w:sdtContent>
          </w:sdt>
          <w:sdt>
            <w:sdtPr>
              <w:tag w:val="goog_rdk_68"/>
            </w:sdtPr>
            <w:sdtContent>
              <w:del w:author="Nithya Ramakrishnan" w:id="36" w:date="2024-05-18T01:51:43Z">
                <w:r w:rsidDel="00000000" w:rsidR="00000000" w:rsidRPr="00000000">
                  <w:rPr>
                    <w:rtl w:val="0"/>
                  </w:rPr>
                </w:r>
              </w:del>
            </w:sdtContent>
          </w:sdt>
        </w:p>
      </w:sdtContent>
    </w:sdt>
    <w:sdt>
      <w:sdtPr>
        <w:tag w:val="goog_rdk_81"/>
      </w:sdtPr>
      <w:sdtConten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Change w:author="Nithya Ramakrishnan" w:id="0" w:date="2024-05-18T01:52:32Z">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pPr>
            </w:pPrChange>
          </w:pPr>
          <w:sdt>
            <w:sdtPr>
              <w:tag w:val="goog_rdk_71"/>
            </w:sdtPr>
            <w:sdtContent>
              <w:ins w:author="Nithya Ramakrishnan" w:id="36" w:date="2024-05-18T01:51:4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Since in our model,  </w:t>
                </w:r>
              </w:ins>
            </w:sdtContent>
          </w:sdt>
          <w:sdt>
            <w:sdtPr>
              <w:tag w:val="goog_rdk_72"/>
            </w:sdtPr>
            <w:sdtContent>
              <w:del w:author="Nithya Ramakrishnan" w:id="36" w:date="2024-05-18T01:51:4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But </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for a simulation such as ours,</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t>
          </w:r>
          <w:sdt>
            <w:sdtPr>
              <w:tag w:val="goog_rdk_73"/>
            </w:sdtPr>
            <w:sdtContent>
              <w:ins w:author="Nithya Ramakrishnan" w:id="38" w:date="2024-05-18T01:52: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w:t>
                </w:r>
              </w:ins>
            </w:sdtContent>
          </w:sdt>
          <w:sdt>
            <w:sdtPr>
              <w:tag w:val="goog_rdk_74"/>
            </w:sdtPr>
            <w:sdtContent>
              <w:del w:author="Nithya Ramakrishnan" w:id="38" w:date="2024-05-18T01:52: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neither</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a dataset of earlier experimentally </w:t>
          </w:r>
          <w:sdt>
            <w:sdtPr>
              <w:tag w:val="goog_rdk_75"/>
            </w:sdtPr>
            <w:sdtContent>
              <w:ins w:author="Nithya Ramakrishnan" w:id="39" w:date="2024-05-18T01:52: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determined results</w:t>
                </w:r>
              </w:ins>
            </w:sdtContent>
          </w:sdt>
          <w:sdt>
            <w:sdtPr>
              <w:tag w:val="goog_rdk_76"/>
            </w:sdtPr>
            <w:sdtContent>
              <w:ins w:author="Nithya Ramakrishnan" w:id="40" w:date="2024-05-18T01:52:04Z">
                <w:sdt>
                  <w:sdtPr>
                    <w:tag w:val="goog_rdk_77"/>
                  </w:sdtPr>
                  <w:sdtContent>
                    <w:del w:author="Nithya Ramakrishnan" w:id="39" w:date="2024-05-18T01:52: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results </w:delText>
                      </w:r>
                    </w:del>
                  </w:sdtContent>
                </w:sdt>
              </w:ins>
            </w:sdtContent>
          </w:sdt>
          <w:sdt>
            <w:sdtPr>
              <w:tag w:val="goog_rdk_78"/>
            </w:sdtPr>
            <w:sdtContent>
              <w:del w:author="Nithya Ramakrishnan" w:id="39" w:date="2024-05-18T01:52: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determined</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79"/>
            </w:sdtPr>
            <w:sdtContent>
              <w:ins w:author="Nithya Ramakrishnan" w:id="41" w:date="2024-05-18T01:52:2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sdt>
            <w:sdtPr>
              <w:tag w:val="goog_rdk_80"/>
            </w:sdtPr>
            <w:sdtContent>
              <w:del w:author="Nithya Ramakrishnan" w:id="41" w:date="2024-05-18T01:52:2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and neither is experimentally determining K</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delText xml:space="preserve">d </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feasible,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 methods of estimating the binding affinity from the given high-resolution structure is the only option. </w:t>
          </w:r>
        </w:p>
      </w:sdtContent>
    </w:sd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methods may use several parameters into account including the intermolecular non-covalent contacts (Kastritis P et al., 2011), and also the non-interacting surface (Kastritis P et al., 2014) and create linear or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or machine learning models to estimate the binding affinity and compare them with the experimentally determined values to determine if their models work. </w:t>
      </w:r>
      <w:sdt>
        <w:sdtPr>
          <w:tag w:val="goog_rdk_82"/>
        </w:sdtPr>
        <w:sdtContent>
          <w:ins w:author="Nithya Ramakrishnan" w:id="43" w:date="2024-05-18T01:53: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described</w:t>
            </w:r>
          </w:ins>
        </w:sdtContent>
      </w:sdt>
      <w:sdt>
        <w:sdtPr>
          <w:tag w:val="goog_rdk_83"/>
        </w:sdtPr>
        <w:sdtContent>
          <w:del w:author="Nithya Ramakrishnan" w:id="43" w:date="2024-05-18T01:53: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 have described </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some of these methods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p>
    <w:p w:rsidR="00000000" w:rsidDel="00000000" w:rsidP="00000000" w:rsidRDefault="00000000" w:rsidRPr="00000000" w14:paraId="0000007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Overview</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w:t>
      </w:r>
      <w:sdt>
        <w:sdtPr>
          <w:tag w:val="goog_rdk_84"/>
        </w:sdtPr>
        <w:sdtContent>
          <w:ins w:author="Nithya Ramakrishnan" w:id="44" w:date="2024-05-18T01:56:5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sdt>
        <w:sdtPr>
          <w:tag w:val="goog_rdk_85"/>
        </w:sdtPr>
        <w:sdtContent>
          <w:ins w:author="Nithya Ramakrishnan" w:id="45" w:date="2024-05-18T01:53:3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which an agent </w:t>
            </w:r>
          </w:ins>
        </w:sdtContent>
      </w:sdt>
      <w:sdt>
        <w:sdtPr>
          <w:tag w:val="goog_rdk_86"/>
        </w:sdtPr>
        <w:sdtContent>
          <w:del w:author="Nithya Ramakrishnan" w:id="45" w:date="2024-05-18T01:53:3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simpler terms</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learning what to do </w:t>
      </w:r>
      <w:sdt>
        <w:sdtPr>
          <w:tag w:val="goog_rdk_87"/>
        </w:sdtPr>
        <w:sdtContent>
          <w:ins w:author="Nithya Ramakrishnan" w:id="46" w:date="2024-05-18T01:54:0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environmental</w:t>
            </w:r>
          </w:ins>
        </w:sdtContent>
      </w:sdt>
      <w:sdt>
        <w:sdtPr>
          <w:tag w:val="goog_rdk_88"/>
        </w:sdtPr>
        <w:sdtContent>
          <w:del w:author="Nithya Ramakrishnan" w:id="46" w:date="2024-05-18T01:54:0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in a</w:delText>
            </w:r>
          </w:del>
        </w:sdtContent>
      </w:sdt>
      <w:sdt>
        <w:sdtPr>
          <w:tag w:val="goog_rdk_89"/>
        </w:sdtPr>
        <w:sdtContent>
          <w:ins w:author="Nithya Ramakrishnan" w:id="46" w:date="2024-05-18T01:54:04Z">
            <w:sdt>
              <w:sdtPr>
                <w:tag w:val="goog_rdk_90"/>
              </w:sdtPr>
              <w:sdtContent>
                <w:del w:author="Nithya Ramakrishnan" w:id="46" w:date="2024-05-18T01:54:0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n environmental</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condition to</w:t>
            </w:r>
            <w:sdt>
              <w:sdtPr>
                <w:tag w:val="goog_rdk_91"/>
              </w:sdtPr>
              <w:sdtContent>
                <w:del w:author="Nithya Ramakrishnan" w:id="46" w:date="2024-05-18T01:54:0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condition</w:delText>
                  </w:r>
                </w:del>
              </w:sdtContent>
            </w:sdt>
          </w:ins>
        </w:sdtContent>
      </w:sdt>
      <w:sdt>
        <w:sdtPr>
          <w:tag w:val="goog_rdk_92"/>
        </w:sdtPr>
        <w:sdtContent>
          <w:del w:author="Nithya Ramakrishnan" w:id="46" w:date="2024-05-18T01:54:0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situation to</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maximize a</w:t>
      </w:r>
      <w:sdt>
        <w:sdtPr>
          <w:tag w:val="goog_rdk_93"/>
        </w:sdtPr>
        <w:sdtContent>
          <w:ins w:author="Nithya Ramakrishnan" w:id="47" w:date="2024-05-18T01:53:5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expected </w:t>
            </w:r>
          </w:ins>
        </w:sdtContent>
      </w:sdt>
      <w:sdt>
        <w:sdtPr>
          <w:tag w:val="goog_rdk_94"/>
        </w:sdtPr>
        <w:sdtContent>
          <w:del w:author="Nithya Ramakrishnan" w:id="47" w:date="2024-05-18T01:53:5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numerical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reward. </w:t>
      </w:r>
      <w:sdt>
        <w:sdtPr>
          <w:tag w:val="goog_rdk_95"/>
        </w:sdtPr>
        <w:sdtContent>
          <w:ins w:author="Nithya Ramakrishnan" w:id="48" w:date="2024-05-18T01:54:2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described as a set of sequential </w:t>
            </w:r>
          </w:ins>
        </w:sdtContent>
      </w:sdt>
      <w:sdt>
        <w:sdtPr>
          <w:tag w:val="goog_rdk_96"/>
        </w:sdtPr>
        <w:sdtContent>
          <w:del w:author="Nithya Ramakrishnan" w:id="48" w:date="2024-05-18T01:54:2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We normally explain the problem of reinforcement learning as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Markov decision processes</w:t>
      </w:r>
      <w:sdt>
        <w:sdtPr>
          <w:tag w:val="goog_rdk_97"/>
        </w:sdtPr>
        <w:sdtContent>
          <w:ins w:author="Nithya Ramakrishnan" w:id="49" w:date="2024-05-18T01:55:2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(MDP)</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basic idea is that an agent which is interacting with an environment over</w:t>
      </w:r>
      <w:sdt>
        <w:sdtPr>
          <w:tag w:val="goog_rdk_98"/>
        </w:sdtPr>
        <w:sdtContent>
          <w:ins w:author="Nithya Ramakrishnan" w:id="50" w:date="2024-05-18T01:54:4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is able to sense the state of the environment and take actions as to affect the state to achieve a goal over time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Markov decision processes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components: an Agent, the Environment, State of the environment, </w:t>
      </w:r>
      <w:sdt>
        <w:sdtPr>
          <w:tag w:val="goog_rdk_99"/>
        </w:sdtPr>
        <w:sdtContent>
          <w:ins w:author="Nithya Ramakrishnan" w:id="51" w:date="2024-05-18T01:54:5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ins>
        </w:sdtContent>
      </w:sdt>
      <w:sdt>
        <w:sdtPr>
          <w:tag w:val="goog_rdk_100"/>
        </w:sdtPr>
        <w:sdtContent>
          <w:del w:author="Nithya Ramakrishnan" w:id="51" w:date="2024-05-18T01:54:5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ction taken by the agent and the </w:t>
      </w:r>
      <w:sdt>
        <w:sdtPr>
          <w:tag w:val="goog_rdk_101"/>
        </w:sdtPr>
        <w:sdtContent>
          <w:ins w:author="Nithya Ramakrishnan" w:id="52" w:date="2024-05-18T01:54:5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ins>
        </w:sdtContent>
      </w:sdt>
      <w:sdt>
        <w:sdtPr>
          <w:tag w:val="goog_rdk_102"/>
        </w:sdtPr>
        <w:sdtContent>
          <w:del w:author="Nithya Ramakrishnan" w:id="52" w:date="2024-05-18T01:54:5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eward. We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states,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actions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rewards (Sutton, R. S. and Barto A. G., 2018).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8019" cy="1470787"/>
            <wp:effectExtent b="0" l="0" r="0" t="0"/>
            <wp:docPr id="2140394286"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4138019" cy="14707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The interaction of agent and environment in a Markov decision process </w:t>
      </w:r>
      <w:sdt>
        <w:sdtPr>
          <w:tag w:val="goog_rdk_103"/>
        </w:sdtPr>
        <w:sdtContent>
          <w:ins w:author="Nithya Ramakrishnan" w:id="53" w:date="2024-05-18T01:55:3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(Sutton, R. S. and Barto A. G., 2018)</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note that an agent’s aim is to maximize the expected return of rewards. For our study the MDP consist</w:t>
      </w:r>
      <w:sdt>
        <w:sdtPr>
          <w:tag w:val="goog_rdk_104"/>
        </w:sdtPr>
        <w:sdtContent>
          <w:ins w:author="Nithya Ramakrishnan" w:id="54" w:date="2024-05-18T01:55:4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5"/>
        </w:sdtPr>
        <w:sdtConten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Change w:author="Nithya Ramakrishnan" w:id="55" w:date="2024-05-18T01:55:48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Agent</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PyMOL: creating mutations</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6"/>
        </w:sdtPr>
        <w:sdtConten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Change w:author="Nithya Ramakrishnan" w:id="56" w:date="2024-05-18T01:55:50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Action</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Point mutations on Pembrolizumab </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7"/>
        </w:sdtPr>
        <w:sdtConten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Change w:author="Nithya Ramakrishnan" w:id="57" w:date="2024-05-18T01:55:51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Environment</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Pembrolizumab-PD1 complex</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8"/>
        </w:sdtPr>
        <w:sdtConten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Change w:author="Nithya Ramakrishnan" w:id="58" w:date="2024-05-18T01:55:52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State</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 with mutated amino acids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sdt>
        <w:sdtPr>
          <w:tag w:val="goog_rdk_109"/>
        </w:sdtPr>
        <w:sdtContent>
          <w:commentRangeStart w:id="0"/>
        </w:sdtContent>
      </w:sd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Episodic and Continuing tasks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tasks can also be of two types, episodic or continuing. When we can break the task into smaller episodes such as a game of Capture the Flag (CTF) where each episode ends when a team captures the flag </w:t>
      </w:r>
      <w:r w:rsidDel="00000000" w:rsidR="00000000" w:rsidRPr="00000000">
        <w:rPr>
          <w:rFonts w:ascii="Times New Roman" w:cs="Times New Roman" w:eastAsia="Times New Roman" w:hAnsi="Times New Roman"/>
          <w:sz w:val="24"/>
          <w:szCs w:val="24"/>
          <w:rtl w:val="0"/>
        </w:rPr>
        <w:t xml:space="preserve">of the opponent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game refreshes from start. On the other hand, if the interactions are not broken naturally into episodes, we call it a continuing task like riding a bicycle (Sutton, R. S. and Barto A. G., 2018)</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Discounted Reward</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1"/>
        </w:sdtPr>
        <w:sdtContent>
          <w:ins w:author="Nithya Ramakrishnan" w:id="59" w:date="2024-05-18T01:56:37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term reward in RL refers to </w:t>
            </w:r>
          </w:ins>
        </w:sdtContent>
      </w:sdt>
      <w:sdt>
        <w:sdtPr>
          <w:tag w:val="goog_rdk_112"/>
        </w:sdtPr>
        <w:sdtContent>
          <w:del w:author="Nithya Ramakrishnan" w:id="59" w:date="2024-05-18T01:56: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When we talk about return of reward, it normally means the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discounted return of rewards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sdt>
        <w:sdtPr>
          <w:tag w:val="goog_rdk_113"/>
        </w:sdtPr>
        <w:sdtContent>
          <w:ins w:author="Nithya Ramakrishnan" w:id="60" w:date="2024-05-18T01:58:1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account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disparity between immediate and future rewards</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way the agent will care about immediate rewards more than the future rewards (Sutton, R. S. and Barto A. G., 2018):. </w:t>
      </w:r>
    </w:p>
    <w:p w:rsidR="00000000" w:rsidDel="00000000" w:rsidP="00000000" w:rsidRDefault="00000000" w:rsidRPr="00000000" w14:paraId="0000008A">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t+k+1</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explained in terms of rewards at successive time steps:</w:t>
      </w:r>
    </w:p>
    <w:p w:rsidR="00000000" w:rsidDel="00000000" w:rsidP="00000000" w:rsidRDefault="00000000" w:rsidRPr="00000000" w14:paraId="0000008C">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8D">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t+3</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t+4</m:t>
            </m:r>
          </m:sub>
        </m:sSub>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m:t xml:space="preserve"> </m:t>
        </m:r>
      </m:oMath>
      <w:r w:rsidDel="00000000" w:rsidR="00000000" w:rsidRPr="00000000">
        <w:rPr>
          <w:rtl w:val="0"/>
        </w:rPr>
      </w:r>
    </w:p>
    <w:p w:rsidR="00000000" w:rsidDel="00000000" w:rsidP="00000000" w:rsidRDefault="00000000" w:rsidRPr="00000000" w14:paraId="0000008E">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t+1</m:t>
            </m:r>
          </m:sub>
        </m:sSub>
      </m:oMath>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γ&lt;1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Policies and Value Functions</w:t>
      </w:r>
    </w:p>
    <w:sdt>
      <w:sdtPr>
        <w:tag w:val="goog_rdk_119"/>
      </w:sdtPr>
      <w:sdtContent>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del w:author="Nithya Ramakrishnan" w:id="62" w:date="2024-05-18T01:59:37Z"/>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brief, </w:t>
          </w:r>
          <w:r w:rsidDel="00000000" w:rsidR="00000000" w:rsidRPr="00000000">
            <w:rPr>
              <w:rFonts w:ascii="Times New Roman" w:cs="Times New Roman" w:eastAsia="Times New Roman" w:hAnsi="Times New Roman"/>
              <w:sz w:val="24"/>
              <w:szCs w:val="24"/>
              <w:rtl w:val="0"/>
            </w:rPr>
            <w:t xml:space="preserve">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the problem of action selection in any given state</w:t>
          </w:r>
          <w:sdt>
            <w:sdtPr>
              <w:tag w:val="goog_rdk_114"/>
            </w:sdtPr>
            <w:sdtContent>
              <w:ins w:author="Nithya Ramakrishnan" w:id="61" w:date="2024-05-18T01:59: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sdt>
            <w:sdtPr>
              <w:tag w:val="goog_rdk_115"/>
            </w:sdtPr>
            <w:sdtContent>
              <w:del w:author="Nithya Ramakrishnan" w:id="61" w:date="2024-05-18T01:59: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w:delText>
                </w:r>
              </w:del>
            </w:sdtContent>
          </w:sdt>
          <w:sdt>
            <w:sdtPr>
              <w:tag w:val="goog_rdk_116"/>
            </w:sdtPr>
            <w:sdtContent>
              <w:ins w:author="Nithya Ramakrishnan" w:id="61" w:date="2024-05-18T01:59: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hereas, value functions tell us how good a given action or state is for an agent. </w:t>
          </w:r>
          <w:sdt>
            <w:sdtPr>
              <w:tag w:val="goog_rdk_117"/>
            </w:sdtPr>
            <w:sdtContent>
              <w:ins w:author="Nithya Ramakrishnan" w:id="62" w:date="2024-05-18T01:59: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sdt>
            <w:sdtPr>
              <w:tag w:val="goog_rdk_118"/>
            </w:sdtPr>
            <w:sdtContent>
              <w:del w:author="Nithya Ramakrishnan" w:id="62" w:date="2024-05-18T01:59:37Z">
                <w:r w:rsidDel="00000000" w:rsidR="00000000" w:rsidRPr="00000000">
                  <w:rPr>
                    <w:rtl w:val="0"/>
                  </w:rPr>
                </w:r>
              </w:del>
            </w:sdtContent>
          </w:sdt>
        </w:p>
      </w:sdtContent>
    </w:sdt>
    <w:sdt>
      <w:sdtPr>
        <w:tag w:val="goog_rdk_121"/>
      </w:sdtPr>
      <w:sdtContent>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Change w:author="Nithya Ramakrishnan" w:id="0" w:date="2024-05-18T01:59:37Z">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pPr>
            </w:pPrChange>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are simple functions which govern how the agent picks an action. The value functions are then defined according to the policies. There are different value functions </w:t>
          </w:r>
          <w:sdt>
            <w:sdtPr>
              <w:tag w:val="goog_rdk_120"/>
            </w:sdtPr>
            <w:sdtContent>
              <w:ins w:author="Nithya Ramakrishnan" w:id="63" w:date="2024-05-18T01:59:5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(Sutton, R. S. and Barto A. G., 2018). </w:t>
          </w:r>
        </w:p>
      </w:sdtContent>
    </w:sdt>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sdt>
        <w:sdtPr>
          <w:tag w:val="goog_rdk_122"/>
        </w:sdtPr>
        <w:sdtContent>
          <w:commentRangeStart w:id="1"/>
        </w:sdtContent>
      </w:sd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State-Value Function</w:t>
      </w:r>
    </w:p>
    <w:p w:rsidR="00000000" w:rsidDel="00000000" w:rsidP="00000000" w:rsidRDefault="00000000" w:rsidRPr="00000000" w14:paraId="0000009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policy</w:t>
      </w:r>
      <w:r w:rsidDel="00000000" w:rsidR="00000000" w:rsidRPr="00000000">
        <w:rPr>
          <w:rFonts w:ascii="Times New Roman" w:cs="Times New Roman" w:eastAsia="Times New Roman" w:hAnsi="Times New Roman"/>
          <w:b w:val="1"/>
          <w:sz w:val="24"/>
          <w:szCs w:val="24"/>
          <w:rtl w:val="0"/>
        </w:rPr>
        <w:t xml:space="preserve"> </w:t>
      </w:r>
      <m:oMath>
        <m:r>
          <m:t>π</m:t>
        </m:r>
      </m:oMath>
      <w:r w:rsidDel="00000000" w:rsidR="00000000" w:rsidRPr="00000000">
        <w:rPr>
          <w:rFonts w:ascii="Times New Roman" w:cs="Times New Roman" w:eastAsia="Times New Roman" w:hAnsi="Times New Roman"/>
          <w:sz w:val="24"/>
          <w:szCs w:val="24"/>
          <w:rtl w:val="0"/>
        </w:rPr>
        <w:t xml:space="preserve"> the state 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how good the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for an agent following the policy </w:t>
      </w:r>
      <m:oMath>
        <m:r>
          <m:t>π</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π </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r>
          <w:rPr/>
          <m:t xml:space="preserve"> </m:t>
        </m:r>
      </m:oMath>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Action-Value Function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8">
      <w:pPr>
        <w:spacing w:line="480" w:lineRule="auto"/>
        <w:ind w:firstLine="720"/>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Similar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the action-value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for a given policy, how good it is for the agent to take any given action (</w:t>
      </w:r>
      <w:r w:rsidDel="00000000" w:rsidR="00000000" w:rsidRPr="00000000">
        <w:rPr>
          <w:rFonts w:ascii="Cambria Math" w:cs="Cambria Math" w:eastAsia="Cambria Math" w:hAnsi="Cambria Math"/>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in a given state(</w:t>
      </w:r>
      <w:r w:rsidDel="00000000" w:rsidR="00000000" w:rsidRPr="00000000">
        <w:rPr>
          <w:rFonts w:ascii="Cambria Math" w:cs="Cambria Math" w:eastAsia="Cambria Math" w:hAnsi="Cambria Math"/>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 time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99">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w:rFonts w:ascii="Times New Roman" w:cs="Times New Roman" w:eastAsia="Times New Roman" w:hAnsi="Times New Roman"/>
            <w:sz w:val="24"/>
            <w:szCs w:val="24"/>
          </w:rPr>
          <m:t xml:space="preserve">.</m:t>
        </m:r>
        <m:r>
          <w:rPr/>
          <m:t xml:space="preserve"> </m:t>
        </m:r>
      </m:oMath>
      <w:r w:rsidDel="00000000" w:rsidR="00000000" w:rsidRPr="00000000">
        <w:rPr>
          <w:rtl w:val="0"/>
        </w:rPr>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called the Q-function and provides a Q-value and is an important component of the Q-Learning (Sutton, R. S. and Barto A. G., 2018). </w:t>
      </w:r>
    </w:p>
    <w:p w:rsidR="00000000" w:rsidDel="00000000" w:rsidP="00000000" w:rsidRDefault="00000000" w:rsidRPr="00000000" w14:paraId="0000009B">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Optimal Policy and Value Functions</w:t>
      </w:r>
    </w:p>
    <w:p w:rsidR="00000000" w:rsidDel="00000000" w:rsidP="00000000" w:rsidRDefault="00000000" w:rsidRPr="00000000" w14:paraId="0000009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a policy </w:t>
      </w:r>
      <m:oMath>
        <m:r>
          <m:t>π</m:t>
        </m:r>
      </m:oMath>
      <w:r w:rsidDel="00000000" w:rsidR="00000000" w:rsidRPr="00000000">
        <w:rPr>
          <w:rFonts w:ascii="Times New Roman" w:cs="Times New Roman" w:eastAsia="Times New Roman" w:hAnsi="Times New Roman"/>
          <w:sz w:val="24"/>
          <w:szCs w:val="24"/>
          <w:rtl w:val="0"/>
        </w:rPr>
        <w:t xml:space="preserve"> is considered to be optimal than another policy </w:t>
      </w:r>
      <m:oMath>
        <m:r>
          <w:rPr>
            <w:rFonts w:ascii="Cambria Math" w:cs="Cambria Math" w:eastAsia="Cambria Math" w:hAnsi="Cambria Math"/>
            <w:sz w:val="24"/>
            <w:szCs w:val="24"/>
          </w:rPr>
          <m:t xml:space="preserve">π'</m:t>
        </m:r>
      </m:oMath>
      <w:r w:rsidDel="00000000" w:rsidR="00000000" w:rsidRPr="00000000">
        <w:rPr>
          <w:rFonts w:ascii="Times New Roman" w:cs="Times New Roman" w:eastAsia="Times New Roman" w:hAnsi="Times New Roman"/>
          <w:sz w:val="24"/>
          <w:szCs w:val="24"/>
          <w:rtl w:val="0"/>
        </w:rPr>
        <w:t xml:space="preserve"> if,</w:t>
      </w:r>
    </w:p>
    <w:p w:rsidR="00000000" w:rsidDel="00000000" w:rsidP="00000000" w:rsidRDefault="00000000" w:rsidRPr="00000000" w14:paraId="0000009D">
      <w:pPr>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π≥</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r>
          <w:rPr>
            <w:rFonts w:ascii="Times New Roman" w:cs="Times New Roman" w:eastAsia="Times New Roman" w:hAnsi="Times New Roman"/>
            <w:sz w:val="24"/>
            <w:szCs w:val="24"/>
          </w:rPr>
          <m:t xml:space="preserve"> if and only if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sub>
        </m:sSub>
        <m:r>
          <w:rPr>
            <w:rFonts w:ascii="Cambria Math" w:cs="Cambria Math" w:eastAsia="Cambria Math" w:hAnsi="Cambria Math"/>
            <w:sz w:val="24"/>
            <w:szCs w:val="24"/>
          </w:rPr>
          <m:t xml:space="preserve">(s)</m:t>
        </m:r>
        <m:r>
          <w:rPr>
            <w:rFonts w:ascii="Times New Roman" w:cs="Times New Roman" w:eastAsia="Times New Roman" w:hAnsi="Times New Roman"/>
            <w:sz w:val="24"/>
            <w:szCs w:val="24"/>
          </w:rPr>
          <m:t xml:space="preserve"> for all </m:t>
        </m:r>
        <m:r>
          <w:rPr>
            <w:rFonts w:ascii="Cambria Math" w:cs="Cambria Math" w:eastAsia="Cambria Math" w:hAnsi="Cambria Math"/>
            <w:sz w:val="24"/>
            <w:szCs w:val="24"/>
          </w:rPr>
          <m:t xml:space="preserve">s∈S</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9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stands for the expected return for starting in a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then following the policy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value functions are defined as:</w:t>
      </w:r>
    </w:p>
    <w:sdt>
      <w:sdtPr>
        <w:tag w:val="goog_rdk_124"/>
      </w:sdtPr>
      <w:sdtContent>
        <w:p w:rsidR="00000000" w:rsidDel="00000000" w:rsidP="00000000" w:rsidRDefault="00000000" w:rsidRPr="00000000" w14:paraId="000000A0">
          <w:pPr>
            <w:spacing w:line="480" w:lineRule="auto"/>
            <w:ind w:firstLine="720"/>
            <w:rPr>
              <w:rFonts w:ascii="Times New Roman" w:cs="Times New Roman" w:eastAsia="Times New Roman" w:hAnsi="Times New Roman"/>
              <w:b w:val="1"/>
              <w:sz w:val="24"/>
              <w:szCs w:val="24"/>
              <w:rPrChange w:author="Nithya Ramakrishnan" w:id="65" w:date="2024-05-18T02:00:49Z">
                <w:rPr>
                  <w:rFonts w:ascii="Times New Roman" w:cs="Times New Roman" w:eastAsia="Times New Roman" w:hAnsi="Times New Roman"/>
                  <w:sz w:val="24"/>
                  <w:szCs w:val="24"/>
                </w:rPr>
              </w:rPrChange>
            </w:rPr>
          </w:pPr>
          <w:sdt>
            <w:sdtPr>
              <w:tag w:val="goog_rdk_123"/>
            </w:sdtPr>
            <w:sdtContent>
              <w:r w:rsidDel="00000000" w:rsidR="00000000" w:rsidRPr="00000000">
                <w:rPr>
                  <w:rFonts w:ascii="Times New Roman" w:cs="Times New Roman" w:eastAsia="Times New Roman" w:hAnsi="Times New Roman"/>
                  <w:b w:val="1"/>
                  <w:sz w:val="24"/>
                  <w:szCs w:val="24"/>
                  <w:rtl w:val="0"/>
                  <w:rPrChange w:author="Nithya Ramakrishnan" w:id="65" w:date="2024-05-18T02:00:49Z">
                    <w:rPr>
                      <w:rFonts w:ascii="Times New Roman" w:cs="Times New Roman" w:eastAsia="Times New Roman" w:hAnsi="Times New Roman"/>
                      <w:sz w:val="24"/>
                      <w:szCs w:val="24"/>
                    </w:rPr>
                  </w:rPrChange>
                </w:rPr>
                <w:t xml:space="preserve">Optimal State-Value function:</w:t>
              </w:r>
            </w:sdtContent>
          </w:sdt>
        </w:p>
      </w:sdtContent>
    </w:sdt>
    <w:sdt>
      <w:sdtPr>
        <w:tag w:val="goog_rdk_126"/>
      </w:sdtPr>
      <w:sdtContent>
        <w:p w:rsidR="00000000" w:rsidDel="00000000" w:rsidP="00000000" w:rsidRDefault="00000000" w:rsidRPr="00000000" w14:paraId="000000A1">
          <w:pPr>
            <w:jc w:val="cente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w:pPr>
          <m:oMath>
            <m:sSub>
              <m:sSubPr>
                <m:ctrlP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ctrlPr>
              </m:sSubPr>
              <m:e>
                <m: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t xml:space="preserve">v</m:t>
                </m:r>
              </m:e>
              <m:sub>
                <m: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t xml:space="preserve">*</m:t>
                </m:r>
              </m:sub>
            </m:sSub>
            <m: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t xml:space="preserve">(s)=</m:t>
            </m:r>
            <m:sSub>
              <m:sSubPr>
                <m:ctrlP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ctrlPr>
              </m:sSubPr>
              <m:e>
                <m: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t xml:space="preserve">max </m:t>
                </m:r>
              </m:e>
              <m:sub>
                <m: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t>π</m:t>
                </m:r>
              </m:sub>
            </m:sSub>
            <m:sSub>
              <m:sSubPr>
                <m:ctrlP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ctrlPr>
              </m:sSubPr>
              <m:e>
                <m: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t xml:space="preserve">v</m:t>
                </m:r>
              </m:e>
              <m:sub>
                <m: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t>π</m:t>
                </m:r>
              </m:sub>
            </m:sSub>
            <m:r>
              <w:rPr>
                <w:rFonts w:ascii="Cambria Math" w:cs="Cambria Math" w:eastAsia="Cambria Math" w:hAnsi="Cambria Math"/>
                <w:b w:val="1"/>
                <w:sz w:val="24"/>
                <w:szCs w:val="24"/>
                <w:rPrChange w:author="Nithya Ramakrishnan" w:id="66" w:date="2024-05-18T02:00:51Z">
                  <w:rPr>
                    <w:rFonts w:ascii="Cambria Math" w:cs="Cambria Math" w:eastAsia="Cambria Math" w:hAnsi="Cambria Math"/>
                    <w:sz w:val="24"/>
                    <w:szCs w:val="24"/>
                  </w:rPr>
                </w:rPrChange>
              </w:rPr>
              <m:t xml:space="preserve">(s)</m:t>
            </m:r>
          </m:oMath>
          <w:sdt>
            <w:sdtPr>
              <w:tag w:val="goog_rdk_125"/>
            </w:sdtPr>
            <w:sdtContent>
              <w:r w:rsidDel="00000000" w:rsidR="00000000" w:rsidRPr="00000000">
                <w:rPr>
                  <w:rtl w:val="0"/>
                </w:rPr>
              </w:r>
            </w:sdtContent>
          </w:sdt>
        </w:p>
      </w:sdtContent>
    </w:sdt>
    <w:sdt>
      <w:sdtPr>
        <w:tag w:val="goog_rdk_128"/>
      </w:sdtPr>
      <w:sdtContent>
        <w:p w:rsidR="00000000" w:rsidDel="00000000" w:rsidP="00000000" w:rsidRDefault="00000000" w:rsidRPr="00000000" w14:paraId="000000A2">
          <w:pPr>
            <w:spacing w:line="480" w:lineRule="auto"/>
            <w:ind w:firstLine="720"/>
            <w:rPr>
              <w:rFonts w:ascii="Times New Roman" w:cs="Times New Roman" w:eastAsia="Times New Roman" w:hAnsi="Times New Roman"/>
              <w:b w:val="1"/>
              <w:sz w:val="24"/>
              <w:szCs w:val="24"/>
              <w:rPrChange w:author="Nithya Ramakrishnan" w:id="66" w:date="2024-05-18T02:00:51Z">
                <w:rPr>
                  <w:rFonts w:ascii="Times New Roman" w:cs="Times New Roman" w:eastAsia="Times New Roman" w:hAnsi="Times New Roman"/>
                  <w:sz w:val="24"/>
                  <w:szCs w:val="24"/>
                </w:rPr>
              </w:rPrChange>
            </w:rPr>
          </w:pPr>
          <w:sdt>
            <w:sdtPr>
              <w:tag w:val="goog_rdk_127"/>
            </w:sdtPr>
            <w:sdtContent>
              <w:r w:rsidDel="00000000" w:rsidR="00000000" w:rsidRPr="00000000">
                <w:rPr>
                  <w:rFonts w:ascii="Times New Roman" w:cs="Times New Roman" w:eastAsia="Times New Roman" w:hAnsi="Times New Roman"/>
                  <w:b w:val="1"/>
                  <w:sz w:val="24"/>
                  <w:szCs w:val="24"/>
                  <w:rtl w:val="0"/>
                  <w:rPrChange w:author="Nithya Ramakrishnan" w:id="66" w:date="2024-05-18T02:00:51Z">
                    <w:rPr>
                      <w:rFonts w:ascii="Times New Roman" w:cs="Times New Roman" w:eastAsia="Times New Roman" w:hAnsi="Times New Roman"/>
                      <w:sz w:val="24"/>
                      <w:szCs w:val="24"/>
                    </w:rPr>
                  </w:rPrChange>
                </w:rPr>
                <w:t xml:space="preserve">Optimal Action-Value function:</w:t>
              </w:r>
            </w:sdtContent>
          </w:sdt>
        </w:p>
      </w:sdtContent>
    </w:sdt>
    <w:p w:rsidR="00000000" w:rsidDel="00000000" w:rsidP="00000000" w:rsidRDefault="00000000" w:rsidRPr="00000000" w14:paraId="000000A3">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limLow>
          <m:limLowPr>
            <m:ctrlPr>
              <w:rPr>
                <w:rFonts w:ascii="Cambria Math" w:cs="Cambria Math" w:eastAsia="Cambria Math" w:hAnsi="Cambria Math"/>
                <w:sz w:val="24"/>
                <w:szCs w:val="24"/>
              </w:rPr>
            </m:ctrlPr>
          </m:limLowPr>
          <m:e>
            <m:r>
              <w:rPr>
                <w:rFonts w:ascii="Cambria Math" w:cs="Cambria Math" w:eastAsia="Cambria Math" w:hAnsi="Cambria Math"/>
                <w:sz w:val="24"/>
                <w:szCs w:val="24"/>
              </w:rPr>
              <m:t>max</m:t>
            </m:r>
          </m:e>
          <m:lim>
            <m:r>
              <w:rPr>
                <w:rFonts w:ascii="Cambria Math" w:cs="Cambria Math" w:eastAsia="Cambria Math" w:hAnsi="Cambria Math"/>
                <w:sz w:val="24"/>
                <w:szCs w:val="24"/>
              </w:rPr>
              <m:t>π</m:t>
            </m:r>
          </m:lim>
        </m:limLow>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oMath>
      <w:r w:rsidDel="00000000" w:rsidR="00000000" w:rsidRPr="00000000">
        <w:rPr>
          <w:rtl w:val="0"/>
        </w:rPr>
      </w:r>
    </w:p>
    <w:p w:rsidR="00000000" w:rsidDel="00000000" w:rsidP="00000000" w:rsidRDefault="00000000" w:rsidRPr="00000000" w14:paraId="000000A4">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all </w:t>
      </w:r>
      <m:oMath>
        <m:r>
          <w:rPr>
            <w:rFonts w:ascii="Cambria Math" w:cs="Cambria Math" w:eastAsia="Cambria Math" w:hAnsi="Cambria Math"/>
            <w:sz w:val="24"/>
            <w:szCs w:val="24"/>
          </w:rPr>
          <m:t xml:space="preserve">s∈S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a∈A(s)</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fundamental property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is that it must follow </w:t>
      </w:r>
      <w:sdt>
        <w:sdtPr>
          <w:tag w:val="goog_rdk_129"/>
        </w:sdtPr>
        <w:sdtContent>
          <w:r w:rsidDel="00000000" w:rsidR="00000000" w:rsidRPr="00000000">
            <w:rPr>
              <w:rFonts w:ascii="Times New Roman" w:cs="Times New Roman" w:eastAsia="Times New Roman" w:hAnsi="Times New Roman"/>
              <w:b w:val="1"/>
              <w:sz w:val="24"/>
              <w:szCs w:val="24"/>
              <w:rtl w:val="0"/>
              <w:rPrChange w:author="Nithya Ramakrishnan" w:id="67" w:date="2024-05-18T02:01:01Z">
                <w:rPr>
                  <w:rFonts w:ascii="Times New Roman" w:cs="Times New Roman" w:eastAsia="Times New Roman" w:hAnsi="Times New Roman"/>
                  <w:sz w:val="24"/>
                  <w:szCs w:val="24"/>
                </w:rPr>
              </w:rPrChange>
            </w:rPr>
            <w:t xml:space="preserve">Bellman optimality equation </w:t>
          </w:r>
        </w:sdtContent>
      </w:sdt>
      <w:r w:rsidDel="00000000" w:rsidR="00000000" w:rsidRPr="00000000">
        <w:rPr>
          <w:rFonts w:ascii="Times New Roman" w:cs="Times New Roman" w:eastAsia="Times New Roman" w:hAnsi="Times New Roman"/>
          <w:sz w:val="24"/>
          <w:szCs w:val="24"/>
          <w:rtl w:val="0"/>
        </w:rPr>
        <w:t xml:space="preserve">(Sutton, R. S. and Barto A. G., 2018) as follows:</w:t>
      </w:r>
    </w:p>
    <w:p w:rsidR="00000000" w:rsidDel="00000000" w:rsidP="00000000" w:rsidRDefault="00000000" w:rsidRPr="00000000" w14:paraId="000000A6">
      <w:pPr>
        <w:jc w:val="center"/>
        <w:rPr/>
      </w:pPr>
      <w:sdt>
        <w:sdtPr>
          <w:tag w:val="goog_rdk_130"/>
        </w:sdtPr>
        <w:sdtContent>
          <w:commentRangeStart w:id="2"/>
        </w:sdtContent>
      </w:sdt>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r>
          <w:rPr/>
          <m:t xml:space="preserve"> </m:t>
        </m:r>
      </m:oMath>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Q-Learning</w:t>
      </w:r>
      <w:r w:rsidDel="00000000" w:rsidR="00000000" w:rsidRPr="00000000">
        <w:rPr>
          <w:rtl w:val="0"/>
        </w:rPr>
      </w:r>
    </w:p>
    <w:sdt>
      <w:sdtPr>
        <w:tag w:val="goog_rdk_133"/>
      </w:sdtPr>
      <w:sdtContent>
        <w:p w:rsidR="00000000" w:rsidDel="00000000" w:rsidP="00000000" w:rsidRDefault="00000000" w:rsidRPr="00000000" w14:paraId="000000A8">
          <w:pPr>
            <w:spacing w:line="480" w:lineRule="auto"/>
            <w:ind w:firstLine="720"/>
            <w:rPr>
              <w:del w:author="Nithya Ramakrishnan" w:id="68" w:date="2024-05-18T02:01:07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Q learning algorithm to find the optimal policy is by finding the optimal Q-values for each state-action pair. </w:t>
          </w:r>
          <w:sdt>
            <w:sdtPr>
              <w:tag w:val="goog_rdk_131"/>
            </w:sdtPr>
            <w:sdtContent>
              <w:ins w:author="Nithya Ramakrishnan" w:id="68" w:date="2024-05-18T02:01:07Z">
                <w:r w:rsidDel="00000000" w:rsidR="00000000" w:rsidRPr="00000000">
                  <w:rPr>
                    <w:rFonts w:ascii="Times New Roman" w:cs="Times New Roman" w:eastAsia="Times New Roman" w:hAnsi="Times New Roman"/>
                    <w:sz w:val="24"/>
                    <w:szCs w:val="24"/>
                    <w:rtl w:val="0"/>
                  </w:rPr>
                  <w:t xml:space="preserve"> </w:t>
                </w:r>
              </w:ins>
            </w:sdtContent>
          </w:sdt>
          <w:sdt>
            <w:sdtPr>
              <w:tag w:val="goog_rdk_132"/>
            </w:sdtPr>
            <w:sdtContent>
              <w:del w:author="Nithya Ramakrishnan" w:id="68" w:date="2024-05-18T02:01:07Z">
                <w:r w:rsidDel="00000000" w:rsidR="00000000" w:rsidRPr="00000000">
                  <w:rPr>
                    <w:rtl w:val="0"/>
                  </w:rPr>
                </w:r>
              </w:del>
            </w:sdtContent>
          </w:sdt>
        </w:p>
      </w:sdtContent>
    </w:sdt>
    <w:sdt>
      <w:sdtPr>
        <w:tag w:val="goog_rdk_136"/>
      </w:sdtPr>
      <w:sdtContent>
        <w:p w:rsidR="00000000" w:rsidDel="00000000" w:rsidP="00000000" w:rsidRDefault="00000000" w:rsidRPr="00000000" w14:paraId="000000A9">
          <w:pPr>
            <w:spacing w:line="480" w:lineRule="auto"/>
            <w:ind w:firstLine="720"/>
            <w:rPr>
              <w:rFonts w:ascii="Times New Roman" w:cs="Times New Roman" w:eastAsia="Times New Roman" w:hAnsi="Times New Roman"/>
              <w:sz w:val="24"/>
              <w:szCs w:val="24"/>
            </w:rPr>
            <w:pPrChange w:author="Nithya Ramakrishnan" w:id="0" w:date="2024-05-18T02:01:07Z">
              <w:pPr>
                <w:spacing w:line="480" w:lineRule="auto"/>
                <w:ind w:firstLine="720"/>
              </w:pPr>
            </w:pPrChange>
          </w:pPr>
          <w:sdt>
            <w:sdtPr>
              <w:tag w:val="goog_rdk_134"/>
            </w:sdtPr>
            <w:sdtContent>
              <w:del w:author="Nithya Ramakrishnan" w:id="68" w:date="2024-05-18T02:01:07Z">
                <w:r w:rsidDel="00000000" w:rsidR="00000000" w:rsidRPr="00000000">
                  <w:rPr>
                    <w:rFonts w:ascii="Times New Roman" w:cs="Times New Roman" w:eastAsia="Times New Roman" w:hAnsi="Times New Roman"/>
                    <w:sz w:val="24"/>
                    <w:szCs w:val="24"/>
                    <w:rtl w:val="0"/>
                  </w:rPr>
                  <w:delText xml:space="preserve">How do we achieve this? We utilize </w:delText>
                </w:r>
              </w:del>
            </w:sdtContent>
          </w:sdt>
          <w:sdt>
            <w:sdtPr>
              <w:tag w:val="goog_rdk_135"/>
            </w:sdtPr>
            <w:sdtContent>
              <w:ins w:author="Nithya Ramakrishnan" w:id="68" w:date="2024-05-18T02:01:07Z">
                <w:r w:rsidDel="00000000" w:rsidR="00000000" w:rsidRPr="00000000">
                  <w:rPr>
                    <w:rFonts w:ascii="Times New Roman" w:cs="Times New Roman" w:eastAsia="Times New Roman" w:hAnsi="Times New Roman"/>
                    <w:sz w:val="24"/>
                    <w:szCs w:val="24"/>
                    <w:rtl w:val="0"/>
                  </w:rPr>
                  <w:t xml:space="preserve"> This is achieved by </w:t>
                </w:r>
                <w:r w:rsidDel="00000000" w:rsidR="00000000" w:rsidRPr="00000000">
                  <w:rPr>
                    <w:rFonts w:ascii="Times New Roman" w:cs="Times New Roman" w:eastAsia="Times New Roman" w:hAnsi="Times New Roman"/>
                    <w:sz w:val="24"/>
                    <w:szCs w:val="24"/>
                    <w:rtl w:val="0"/>
                  </w:rPr>
                  <w:t xml:space="preserve">utilizing</w:t>
                </w:r>
                <w:r w:rsidDel="00000000" w:rsidR="00000000" w:rsidRPr="00000000">
                  <w:rPr>
                    <w:rFonts w:ascii="Times New Roman" w:cs="Times New Roman" w:eastAsia="Times New Roman" w:hAnsi="Times New Roman"/>
                    <w:sz w:val="24"/>
                    <w:szCs w:val="24"/>
                    <w:rtl w:val="0"/>
                  </w:rPr>
                  <w:t xml:space="preserve"> </w:t>
                </w:r>
              </w:ins>
            </w:sdtContent>
          </w:sdt>
          <w:r w:rsidDel="00000000" w:rsidR="00000000" w:rsidRPr="00000000">
            <w:rPr>
              <w:rFonts w:ascii="Times New Roman" w:cs="Times New Roman" w:eastAsia="Times New Roman" w:hAnsi="Times New Roman"/>
              <w:sz w:val="24"/>
              <w:szCs w:val="24"/>
              <w:rtl w:val="0"/>
            </w:rPr>
            <w:t xml:space="preserve">the Bellman optimality equation to find the optimal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We iterate through all the states and fill the Q-table which consists of the Q-value for the state-action pairs. </w:t>
          </w:r>
        </w:p>
      </w:sdtContent>
    </w:sdt>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Q-value is updated according to the learning rate(</w:t>
      </w:r>
      <w:r w:rsidDel="00000000" w:rsidR="00000000" w:rsidRPr="00000000">
        <w:rPr>
          <w:rFonts w:ascii="Cambria Math" w:cs="Cambria Math" w:eastAsia="Cambria Math" w:hAnsi="Cambria Math"/>
          <w:sz w:val="24"/>
          <w:szCs w:val="24"/>
          <w:rtl w:val="0"/>
        </w:rPr>
        <w:t xml:space="preserve">α</w:t>
      </w:r>
      <w:r w:rsidDel="00000000" w:rsidR="00000000" w:rsidRPr="00000000">
        <w:rPr>
          <w:rFonts w:ascii="Times New Roman" w:cs="Times New Roman" w:eastAsia="Times New Roman" w:hAnsi="Times New Roman"/>
          <w:sz w:val="24"/>
          <w:szCs w:val="24"/>
          <w:rtl w:val="0"/>
        </w:rPr>
        <w:t xml:space="preserve">), i.e. as the simulation goes on, the agent learns from the state-action pairs it has observed. This is calculated according to the given formula (Sutton, R. S. and Barto A. G., 2018): </w:t>
      </w:r>
    </w:p>
    <w:p w:rsidR="00000000" w:rsidDel="00000000" w:rsidP="00000000" w:rsidRDefault="00000000" w:rsidRPr="00000000" w14:paraId="000000AB">
      <w:pPr>
        <w:spacing w:line="276" w:lineRule="auto"/>
        <w:ind w:firstLine="720"/>
        <w:jc w:val="center"/>
        <w:rPr>
          <w:rFonts w:ascii="Times New Roman" w:cs="Times New Roman" w:eastAsia="Times New Roman" w:hAnsi="Times New Roman"/>
          <w:sz w:val="24"/>
          <w:szCs w:val="24"/>
        </w:rPr>
      </w:pPr>
      <w:sdt>
        <w:sdtPr>
          <w:tag w:val="goog_rdk_137"/>
        </w:sdtPr>
        <w:sdtContent>
          <w:commentRangeStart w:id="3"/>
        </w:sdtContent>
      </w:sdt>
      <w:r w:rsidDel="00000000" w:rsidR="00000000" w:rsidRPr="00000000">
        <w:rPr>
          <w:rFonts w:ascii="Times New Roman" w:cs="Times New Roman" w:eastAsia="Times New Roman" w:hAnsi="Times New Roman"/>
          <w:sz w:val="24"/>
          <w:szCs w:val="24"/>
        </w:rPr>
        <w:drawing>
          <wp:inline distB="0" distT="0" distL="0" distR="0">
            <wp:extent cx="3863104" cy="887988"/>
            <wp:effectExtent b="0" l="0" r="0" t="0"/>
            <wp:docPr id="2140394288"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3863104" cy="887988"/>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observe that in this Q-value update equation, the learned value is the same as the Bellman optimality equation.  </w:t>
      </w:r>
    </w:p>
    <w:p w:rsidR="00000000" w:rsidDel="00000000" w:rsidP="00000000" w:rsidRDefault="00000000" w:rsidRPr="00000000" w14:paraId="000000A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Exploration methods </w:t>
      </w:r>
      <w:r w:rsidDel="00000000" w:rsidR="00000000" w:rsidRPr="00000000">
        <w:rPr>
          <w:rtl w:val="0"/>
        </w:rPr>
      </w:r>
    </w:p>
    <w:sdt>
      <w:sdtPr>
        <w:tag w:val="goog_rdk_140"/>
      </w:sdtPr>
      <w:sdtContent>
        <w:p w:rsidR="00000000" w:rsidDel="00000000" w:rsidP="00000000" w:rsidRDefault="00000000" w:rsidRPr="00000000" w14:paraId="000000AE">
          <w:pPr>
            <w:spacing w:line="480" w:lineRule="auto"/>
            <w:ind w:firstLine="720"/>
            <w:rPr>
              <w:del w:author="Nithya Ramakrishnan" w:id="70" w:date="2024-05-18T02:02:04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part of any reinforcement algorithm is how to define the exploitation and exploitation are defined. Exploration is simply the agent trying to explore the environment. On the other hand, exploitation is taking action based on the policy, thus taking the best or one of the best actions in a given state. In terms of Q-learning, exploration is taking random selection of actions whereas exploitation is utilizing the learnt Q-values to determine the best action for a given state, i.e. exploitation of Q-table. </w:t>
          </w:r>
          <w:sdt>
            <w:sdtPr>
              <w:tag w:val="goog_rdk_138"/>
            </w:sdtPr>
            <w:sdtContent>
              <w:ins w:author="Nithya Ramakrishnan" w:id="70" w:date="2024-05-18T02:02:04Z">
                <w:r w:rsidDel="00000000" w:rsidR="00000000" w:rsidRPr="00000000">
                  <w:rPr>
                    <w:rFonts w:ascii="Times New Roman" w:cs="Times New Roman" w:eastAsia="Times New Roman" w:hAnsi="Times New Roman"/>
                    <w:sz w:val="24"/>
                    <w:szCs w:val="24"/>
                    <w:rtl w:val="0"/>
                  </w:rPr>
                  <w:t xml:space="preserve"> </w:t>
                </w:r>
              </w:ins>
            </w:sdtContent>
          </w:sdt>
          <w:sdt>
            <w:sdtPr>
              <w:tag w:val="goog_rdk_139"/>
            </w:sdtPr>
            <w:sdtContent>
              <w:del w:author="Nithya Ramakrishnan" w:id="70" w:date="2024-05-18T02:02:04Z">
                <w:r w:rsidDel="00000000" w:rsidR="00000000" w:rsidRPr="00000000">
                  <w:rPr>
                    <w:rtl w:val="0"/>
                  </w:rPr>
                </w:r>
              </w:del>
            </w:sdtContent>
          </w:sdt>
        </w:p>
      </w:sdtContent>
    </w:sdt>
    <w:sdt>
      <w:sdtPr>
        <w:tag w:val="goog_rdk_141"/>
      </w:sdtPr>
      <w:sdtContent>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Change w:author="Nithya Ramakrishnan" w:id="0" w:date="2024-05-18T02:02:04Z">
              <w:pPr>
                <w:spacing w:line="480" w:lineRule="auto"/>
                <w:ind w:firstLine="720"/>
              </w:pPr>
            </w:pPrChange>
          </w:pPr>
          <w:r w:rsidDel="00000000" w:rsidR="00000000" w:rsidRPr="00000000">
            <w:rPr>
              <w:rFonts w:ascii="Times New Roman" w:cs="Times New Roman" w:eastAsia="Times New Roman" w:hAnsi="Times New Roman"/>
              <w:sz w:val="24"/>
              <w:szCs w:val="24"/>
              <w:rtl w:val="0"/>
            </w:rPr>
            <w:t xml:space="preserve">There are different exploration-exploitation methods. Let us discuss two of them in brief.</w:t>
          </w:r>
        </w:p>
      </w:sdtContent>
    </w:sdt>
    <w:p w:rsidR="00000000" w:rsidDel="00000000" w:rsidP="00000000" w:rsidRDefault="00000000" w:rsidRPr="00000000" w14:paraId="000000B0">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Epsilon greedy Strategy</w:t>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define an exploration rate </w:t>
      </w:r>
      <m:oMath>
        <m:r>
          <m:t>ϵ</m:t>
        </m:r>
      </m:oMath>
      <w:r w:rsidDel="00000000" w:rsidR="00000000" w:rsidRPr="00000000">
        <w:rPr>
          <w:rFonts w:ascii="Times New Roman" w:cs="Times New Roman" w:eastAsia="Times New Roman" w:hAnsi="Times New Roman"/>
          <w:sz w:val="24"/>
          <w:szCs w:val="24"/>
          <w:rtl w:val="0"/>
        </w:rPr>
        <w:t xml:space="preserve"> which is initially set to 1(100%). Then in each episode, or in intervals of episodes</w:t>
      </w:r>
      <w:sdt>
        <w:sdtPr>
          <w:tag w:val="goog_rdk_142"/>
        </w:sdtPr>
        <w:sdtContent>
          <w:ins w:author="Nithya Ramakrishnan" w:id="72" w:date="2024-05-18T02:02:17Z">
            <w:r w:rsidDel="00000000" w:rsidR="00000000" w:rsidRPr="00000000">
              <w:rPr>
                <w:rFonts w:ascii="Times New Roman" w:cs="Times New Roman" w:eastAsia="Times New Roman" w:hAnsi="Times New Roman"/>
                <w:sz w:val="24"/>
                <w:szCs w:val="24"/>
                <w:rtl w:val="0"/>
              </w:rPr>
              <w:t xml:space="preserve">,</w:t>
            </w:r>
          </w:ins>
        </w:sdtContent>
      </w:sdt>
      <w:r w:rsidDel="00000000" w:rsidR="00000000" w:rsidRPr="00000000">
        <w:rPr>
          <w:rFonts w:ascii="Times New Roman" w:cs="Times New Roman" w:eastAsia="Times New Roman" w:hAnsi="Times New Roman"/>
          <w:sz w:val="24"/>
          <w:szCs w:val="24"/>
          <w:rtl w:val="0"/>
        </w:rPr>
        <w:t xml:space="preserve"> we reduce this epsilon according to a decay rate. As the epsilon decreases, the agent slowly shifts from exploration of the environment to the exploitation of the Q-table (Sutton, R. S. and Barto A. G., 2018).</w:t>
      </w:r>
    </w:p>
    <w:p w:rsidR="00000000" w:rsidDel="00000000" w:rsidP="00000000" w:rsidRDefault="00000000" w:rsidRPr="00000000" w14:paraId="000000B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this by picking a random number in each instance and then comparing it with the exploration rate. If the random number is greater than epsilon then we go for exploitation, else we go for exploration. </w:t>
      </w:r>
    </w:p>
    <w:p w:rsidR="00000000" w:rsidDel="00000000" w:rsidP="00000000" w:rsidRDefault="00000000" w:rsidRPr="00000000" w14:paraId="000000B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the epsilon greedy method is that it cannot distinguish between two good actions/Q-values. It always picks the highest Q-value during exploitation. To overcome this there are other exploration methods, such as Soft-max strategy.</w:t>
      </w:r>
    </w:p>
    <w:p w:rsidR="00000000" w:rsidDel="00000000" w:rsidP="00000000" w:rsidRDefault="00000000" w:rsidRPr="00000000" w14:paraId="000000B4">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Soft-max (or Boltzmann) Strategy</w:t>
      </w:r>
    </w:p>
    <w:p w:rsidR="00000000" w:rsidDel="00000000" w:rsidP="00000000" w:rsidRDefault="00000000" w:rsidRPr="00000000" w14:paraId="000000B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shortcoming of the epsilon greedy method during exploitation, we can convert the Q-values into a Boltzmann distribution and then pick actions according to it. Here a hyperparameter temperature(</w:t>
      </w:r>
      <w:r w:rsidDel="00000000" w:rsidR="00000000" w:rsidRPr="00000000">
        <w:rPr>
          <w:rFonts w:ascii="Cambria Math" w:cs="Cambria Math" w:eastAsia="Cambria Math" w:hAnsi="Cambria Math"/>
          <w:sz w:val="24"/>
          <w:szCs w:val="24"/>
          <w:rtl w:val="0"/>
        </w:rPr>
        <w:t xml:space="preserve">τ</w:t>
      </w:r>
      <w:r w:rsidDel="00000000" w:rsidR="00000000" w:rsidRPr="00000000">
        <w:rPr>
          <w:rFonts w:ascii="Times New Roman" w:cs="Times New Roman" w:eastAsia="Times New Roman" w:hAnsi="Times New Roman"/>
          <w:sz w:val="24"/>
          <w:szCs w:val="24"/>
          <w:rtl w:val="0"/>
        </w:rPr>
        <w:t xml:space="preserve">) is introduced.</w:t>
      </w:r>
    </w:p>
    <w:p w:rsidR="00000000" w:rsidDel="00000000" w:rsidP="00000000" w:rsidRDefault="00000000" w:rsidRPr="00000000" w14:paraId="000000B6">
      <w:pPr>
        <w:spacing w:line="480" w:lineRule="auto"/>
        <w:ind w:left="720" w:firstLine="0"/>
        <w:jc w:val="center"/>
        <w:rPr>
          <w:rFonts w:ascii="Times New Roman" w:cs="Times New Roman" w:eastAsia="Times New Roman" w:hAnsi="Times New Roman"/>
          <w:sz w:val="24"/>
          <w:szCs w:val="24"/>
        </w:rPr>
      </w:pPr>
      <w:sdt>
        <w:sdtPr>
          <w:tag w:val="goog_rdk_143"/>
        </w:sdtPr>
        <w:sdtContent>
          <w:commentRangeStart w:id="4"/>
        </w:sdtContent>
      </w:sdt>
      <w:r w:rsidDel="00000000" w:rsidR="00000000" w:rsidRPr="00000000">
        <w:rPr/>
        <w:drawing>
          <wp:inline distB="0" distT="0" distL="0" distR="0">
            <wp:extent cx="2563930" cy="558289"/>
            <wp:effectExtent b="0" l="0" r="0" t="0"/>
            <wp:docPr id="2140394287" name="image66.png"/>
            <a:graphic>
              <a:graphicData uri="http://schemas.openxmlformats.org/drawingml/2006/picture">
                <pic:pic>
                  <pic:nvPicPr>
                    <pic:cNvPr id="0" name="image66.png"/>
                    <pic:cNvPicPr preferRelativeResize="0"/>
                  </pic:nvPicPr>
                  <pic:blipFill>
                    <a:blip r:embed="rId12"/>
                    <a:srcRect b="0" l="0" r="0" t="0"/>
                    <a:stretch>
                      <a:fillRect/>
                    </a:stretch>
                  </pic:blipFill>
                  <pic:spPr>
                    <a:xfrm>
                      <a:off x="0" y="0"/>
                      <a:ext cx="2563930" cy="558289"/>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with a high temperature which corresponds to exploration and as we reduce the temperature the agent starts to exploit the Q-table (Sutton, R. S. and Barto A. G., 2018).</w:t>
      </w:r>
    </w:p>
    <w:p w:rsidR="00000000" w:rsidDel="00000000" w:rsidP="00000000" w:rsidRDefault="00000000" w:rsidRPr="00000000" w14:paraId="000000B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Limitations of Q-learning</w:t>
      </w:r>
      <w:r w:rsidDel="00000000" w:rsidR="00000000" w:rsidRPr="00000000">
        <w:rPr>
          <w:rtl w:val="0"/>
        </w:rPr>
      </w:r>
    </w:p>
    <w:p w:rsidR="00000000" w:rsidDel="00000000" w:rsidP="00000000" w:rsidRDefault="00000000" w:rsidRPr="00000000" w14:paraId="000000B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Q-learning is good when dealing with small state space of up to few hundred</w:t>
      </w:r>
      <w:sdt>
        <w:sdtPr>
          <w:tag w:val="goog_rdk_144"/>
        </w:sdtPr>
        <w:sdtContent>
          <w:ins w:author="Nithya Ramakrishnan" w:id="73" w:date="2024-05-18T02:04:09Z">
            <w:r w:rsidDel="00000000" w:rsidR="00000000" w:rsidRPr="00000000">
              <w:rPr>
                <w:rFonts w:ascii="Times New Roman" w:cs="Times New Roman" w:eastAsia="Times New Roman" w:hAnsi="Times New Roman"/>
                <w:sz w:val="24"/>
                <w:szCs w:val="24"/>
                <w:rtl w:val="0"/>
              </w:rPr>
              <w:t xml:space="preserve">s</w:t>
            </w:r>
          </w:ins>
        </w:sdtContent>
      </w:sdt>
      <w:r w:rsidDel="00000000" w:rsidR="00000000" w:rsidRPr="00000000">
        <w:rPr>
          <w:rFonts w:ascii="Times New Roman" w:cs="Times New Roman" w:eastAsia="Times New Roman" w:hAnsi="Times New Roman"/>
          <w:sz w:val="24"/>
          <w:szCs w:val="24"/>
          <w:rtl w:val="0"/>
        </w:rPr>
        <w:t xml:space="preserve"> or thousand</w:t>
      </w:r>
      <w:sdt>
        <w:sdtPr>
          <w:tag w:val="goog_rdk_145"/>
        </w:sdtPr>
        <w:sdtContent>
          <w:ins w:author="Nithya Ramakrishnan" w:id="74" w:date="2024-05-18T02:04:11Z">
            <w:r w:rsidDel="00000000" w:rsidR="00000000" w:rsidRPr="00000000">
              <w:rPr>
                <w:rFonts w:ascii="Times New Roman" w:cs="Times New Roman" w:eastAsia="Times New Roman" w:hAnsi="Times New Roman"/>
                <w:sz w:val="24"/>
                <w:szCs w:val="24"/>
                <w:rtl w:val="0"/>
              </w:rPr>
              <w:t xml:space="preserve">s</w:t>
            </w:r>
          </w:ins>
        </w:sdtContent>
      </w:sdt>
      <w:r w:rsidDel="00000000" w:rsidR="00000000" w:rsidRPr="00000000">
        <w:rPr>
          <w:rFonts w:ascii="Times New Roman" w:cs="Times New Roman" w:eastAsia="Times New Roman" w:hAnsi="Times New Roman"/>
          <w:sz w:val="24"/>
          <w:szCs w:val="24"/>
          <w:rtl w:val="0"/>
        </w:rPr>
        <w:t xml:space="preserve">, but as we increase the number of possible states the agent can observe over</w:t>
      </w:r>
      <w:sdt>
        <w:sdtPr>
          <w:tag w:val="goog_rdk_146"/>
        </w:sdtPr>
        <w:sdtContent>
          <w:ins w:author="Nithya Ramakrishnan" w:id="75" w:date="2024-05-18T02:04:19Z">
            <w:r w:rsidDel="00000000" w:rsidR="00000000" w:rsidRPr="00000000">
              <w:rPr>
                <w:rFonts w:ascii="Times New Roman" w:cs="Times New Roman" w:eastAsia="Times New Roman" w:hAnsi="Times New Roman"/>
                <w:sz w:val="24"/>
                <w:szCs w:val="24"/>
                <w:rtl w:val="0"/>
              </w:rPr>
              <w:t xml:space="preserve"> </w:t>
            </w:r>
          </w:ins>
        </w:sdtContent>
      </w:sdt>
      <w:r w:rsidDel="00000000" w:rsidR="00000000" w:rsidRPr="00000000">
        <w:rPr>
          <w:rFonts w:ascii="Times New Roman" w:cs="Times New Roman" w:eastAsia="Times New Roman" w:hAnsi="Times New Roman"/>
          <w:sz w:val="24"/>
          <w:szCs w:val="24"/>
          <w:rtl w:val="0"/>
        </w:rPr>
        <w:t xml:space="preserve">time, the algorithm starts to demand more exploration and thus takes much more time</w:t>
      </w:r>
      <w:sdt>
        <w:sdtPr>
          <w:tag w:val="goog_rdk_147"/>
        </w:sdtPr>
        <w:sdtContent>
          <w:ins w:author="Nithya Ramakrishnan" w:id="76" w:date="2024-05-18T02:04:25Z">
            <w:r w:rsidDel="00000000" w:rsidR="00000000" w:rsidRPr="00000000">
              <w:rPr>
                <w:rFonts w:ascii="Times New Roman" w:cs="Times New Roman" w:eastAsia="Times New Roman" w:hAnsi="Times New Roman"/>
                <w:sz w:val="24"/>
                <w:szCs w:val="24"/>
                <w:rtl w:val="0"/>
              </w:rPr>
              <w:t xml:space="preserve"> to converge to an optimal final state</w:t>
            </w:r>
          </w:ins>
        </w:sdtContent>
      </w:sdt>
      <w:r w:rsidDel="00000000" w:rsidR="00000000" w:rsidRPr="00000000">
        <w:rPr>
          <w:rFonts w:ascii="Times New Roman" w:cs="Times New Roman" w:eastAsia="Times New Roman" w:hAnsi="Times New Roman"/>
          <w:sz w:val="24"/>
          <w:szCs w:val="24"/>
          <w:rtl w:val="0"/>
        </w:rPr>
        <w:t xml:space="preserve">.  </w:t>
      </w:r>
    </w:p>
    <w:sdt>
      <w:sdtPr>
        <w:tag w:val="goog_rdk_149"/>
      </w:sdtPr>
      <w:sdtContent>
        <w:p w:rsidR="00000000" w:rsidDel="00000000" w:rsidP="00000000" w:rsidRDefault="00000000" w:rsidRPr="00000000" w14:paraId="000000BA">
          <w:pPr>
            <w:spacing w:line="480" w:lineRule="auto"/>
            <w:ind w:firstLine="720"/>
            <w:rPr>
              <w:del w:author="Nithya Ramakrishnan" w:id="77" w:date="2024-05-18T02:04:52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real-world problems have a very large state space, thus basic Q-learning is not effective for problems. To find solutions to such problems, we need to consider many other reinforcement learning approaches such as policy gradient methods, actor-critic, model-based methods and Deep Q Networks. </w:t>
          </w:r>
          <w:sdt>
            <w:sdtPr>
              <w:tag w:val="goog_rdk_148"/>
            </w:sdtPr>
            <w:sdtContent>
              <w:del w:author="Nithya Ramakrishnan" w:id="77" w:date="2024-05-18T02:04:52Z">
                <w:r w:rsidDel="00000000" w:rsidR="00000000" w:rsidRPr="00000000">
                  <w:rPr>
                    <w:rFonts w:ascii="Times New Roman" w:cs="Times New Roman" w:eastAsia="Times New Roman" w:hAnsi="Times New Roman"/>
                    <w:sz w:val="24"/>
                    <w:szCs w:val="24"/>
                    <w:rtl w:val="0"/>
                  </w:rPr>
                  <w:delText xml:space="preserve">There are multiple Q-Learning algorithms other than the basic one explained.</w:delText>
                </w:r>
              </w:del>
            </w:sdtContent>
          </w:sdt>
        </w:p>
      </w:sdtContent>
    </w:sdt>
    <w:sdt>
      <w:sdtPr>
        <w:tag w:val="goog_rdk_150"/>
      </w:sdtPr>
      <w:sdtContent>
        <w:p w:rsidR="00000000" w:rsidDel="00000000" w:rsidP="00000000" w:rsidRDefault="00000000" w:rsidRPr="00000000" w14:paraId="000000BB">
          <w:pPr>
            <w:spacing w:line="480" w:lineRule="auto"/>
            <w:ind w:firstLine="720"/>
            <w:rPr>
              <w:rFonts w:ascii="Arial" w:cs="Arial" w:eastAsia="Arial" w:hAnsi="Arial"/>
              <w:b w:val="0"/>
              <w:i w:val="0"/>
              <w:smallCaps w:val="0"/>
              <w:strike w:val="0"/>
              <w:color w:val="000000"/>
              <w:sz w:val="22"/>
              <w:szCs w:val="22"/>
              <w:u w:val="none"/>
              <w:shd w:fill="auto" w:val="clear"/>
              <w:vertAlign w:val="baseline"/>
              <w:rPrChange w:author="Nithya Ramakrishnan" w:id="78" w:date="2024-05-18T02:04:52Z">
                <w:rPr>
                  <w:rFonts w:ascii="Times New Roman" w:cs="Times New Roman" w:eastAsia="Times New Roman" w:hAnsi="Times New Roman"/>
                  <w:b w:val="1"/>
                  <w:i w:val="0"/>
                  <w:smallCaps w:val="0"/>
                  <w:strike w:val="0"/>
                  <w:color w:val="000000"/>
                  <w:sz w:val="24"/>
                  <w:szCs w:val="24"/>
                  <w:u w:val="none"/>
                  <w:shd w:fill="auto" w:val="clear"/>
                  <w:vertAlign w:val="baseline"/>
                </w:rPr>
              </w:rPrChange>
            </w:rPr>
            <w:pPrChange w:author="Nithya Ramakrishnan" w:id="0" w:date="2024-05-18T02:04:52Z">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pPr>
            </w:pPrChange>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Reinforcement Learning (DRL) </w:t>
          </w:r>
        </w:p>
      </w:sdtContent>
    </w:sdt>
    <w:p w:rsidR="00000000" w:rsidDel="00000000" w:rsidP="00000000" w:rsidRDefault="00000000" w:rsidRPr="00000000" w14:paraId="000000B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talk about deep learning we talk about utilizations of different Artificial Neural Networks (ANN).  There are many types of deep reinforcement techniques but here</w:t>
      </w:r>
      <w:sdt>
        <w:sdtPr>
          <w:tag w:val="goog_rdk_151"/>
        </w:sdtPr>
        <w:sdtContent>
          <w:del w:author="Nithya Ramakrishnan" w:id="79" w:date="2024-05-18T02:05:11Z">
            <w:r w:rsidDel="00000000" w:rsidR="00000000" w:rsidRPr="00000000">
              <w:rPr>
                <w:rFonts w:ascii="Times New Roman" w:cs="Times New Roman" w:eastAsia="Times New Roman" w:hAnsi="Times New Roman"/>
                <w:sz w:val="24"/>
                <w:szCs w:val="24"/>
                <w:rtl w:val="0"/>
              </w:rPr>
              <w:delText xml:space="preserve"> I am only describing </w:delText>
            </w:r>
          </w:del>
        </w:sdtContent>
      </w:sdt>
      <w:sdt>
        <w:sdtPr>
          <w:tag w:val="goog_rdk_152"/>
        </w:sdtPr>
        <w:sdtContent>
          <w:ins w:author="Nithya Ramakrishnan" w:id="79" w:date="2024-05-18T02:05:11Z">
            <w:r w:rsidDel="00000000" w:rsidR="00000000" w:rsidRPr="00000000">
              <w:rPr>
                <w:rFonts w:ascii="Times New Roman" w:cs="Times New Roman" w:eastAsia="Times New Roman" w:hAnsi="Times New Roman"/>
                <w:sz w:val="24"/>
                <w:szCs w:val="24"/>
                <w:rtl w:val="0"/>
              </w:rPr>
              <w:t xml:space="preserve"> only </w:t>
            </w:r>
          </w:ins>
        </w:sdtContent>
      </w:sdt>
      <w:r w:rsidDel="00000000" w:rsidR="00000000" w:rsidRPr="00000000">
        <w:rPr>
          <w:rFonts w:ascii="Times New Roman" w:cs="Times New Roman" w:eastAsia="Times New Roman" w:hAnsi="Times New Roman"/>
          <w:sz w:val="24"/>
          <w:szCs w:val="24"/>
          <w:rtl w:val="0"/>
        </w:rPr>
        <w:t xml:space="preserve">Deep Q-Learning (DQL) which was implemented in the work</w:t>
      </w:r>
      <w:sdt>
        <w:sdtPr>
          <w:tag w:val="goog_rdk_153"/>
        </w:sdtPr>
        <w:sdtContent>
          <w:ins w:author="Nithya Ramakrishnan" w:id="80" w:date="2024-05-18T02:05:29Z">
            <w:r w:rsidDel="00000000" w:rsidR="00000000" w:rsidRPr="00000000">
              <w:rPr>
                <w:rFonts w:ascii="Times New Roman" w:cs="Times New Roman" w:eastAsia="Times New Roman" w:hAnsi="Times New Roman"/>
                <w:sz w:val="24"/>
                <w:szCs w:val="24"/>
                <w:rtl w:val="0"/>
              </w:rPr>
              <w:t xml:space="preserve">, is described.</w:t>
            </w:r>
          </w:ins>
        </w:sdtContent>
      </w:sdt>
      <w:sdt>
        <w:sdtPr>
          <w:tag w:val="goog_rdk_154"/>
        </w:sdtPr>
        <w:sdtContent>
          <w:del w:author="Nithya Ramakrishnan" w:id="80" w:date="2024-05-18T02:05:29Z">
            <w:r w:rsidDel="00000000" w:rsidR="00000000" w:rsidRPr="00000000">
              <w:rPr>
                <w:rFonts w:ascii="Times New Roman" w:cs="Times New Roman" w:eastAsia="Times New Roman" w:hAnsi="Times New Roman"/>
                <w:sz w:val="24"/>
                <w:szCs w:val="24"/>
                <w:rtl w:val="0"/>
              </w:rPr>
              <w:delText xml:space="preserve">.</w:delText>
            </w:r>
          </w:del>
        </w:sdtContent>
      </w:sdt>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Neural Networks (ANN)</w:t>
      </w:r>
      <w:r w:rsidDel="00000000" w:rsidR="00000000" w:rsidRPr="00000000">
        <w:rPr>
          <w:rtl w:val="0"/>
        </w:rPr>
      </w:r>
    </w:p>
    <w:p w:rsidR="00000000" w:rsidDel="00000000" w:rsidP="00000000" w:rsidRDefault="00000000" w:rsidRPr="00000000" w14:paraId="000000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mainly consists of three types of neural layers, a layer of “input”, then comes the “hidden” layers and lastly the output layer. There are multiple types of ANN, one of the most commonly used ones are feedforward </w:t>
      </w:r>
      <w:sdt>
        <w:sdtPr>
          <w:tag w:val="goog_rdk_155"/>
        </w:sdtPr>
        <w:sdtContent>
          <w:del w:author="Nithya Ramakrishnan" w:id="81" w:date="2024-05-18T10:26:39Z">
            <w:r w:rsidDel="00000000" w:rsidR="00000000" w:rsidRPr="00000000">
              <w:rPr>
                <w:rFonts w:ascii="Times New Roman" w:cs="Times New Roman" w:eastAsia="Times New Roman" w:hAnsi="Times New Roman"/>
                <w:sz w:val="24"/>
                <w:szCs w:val="24"/>
                <w:rtl w:val="0"/>
              </w:rPr>
              <w:delText xml:space="preserve">A</w:delText>
            </w:r>
          </w:del>
        </w:sdtContent>
      </w:sdt>
      <w:r w:rsidDel="00000000" w:rsidR="00000000" w:rsidRPr="00000000">
        <w:rPr>
          <w:rFonts w:ascii="Times New Roman" w:cs="Times New Roman" w:eastAsia="Times New Roman" w:hAnsi="Times New Roman"/>
          <w:sz w:val="24"/>
          <w:szCs w:val="24"/>
          <w:rtl w:val="0"/>
        </w:rPr>
        <w:t xml:space="preserve">NN (FFNN) and convolutional neural network (CNN). For our model we are working with FFNN</w:t>
      </w:r>
      <w:sdt>
        <w:sdtPr>
          <w:tag w:val="goog_rdk_156"/>
        </w:sdtPr>
        <w:sdtContent>
          <w:ins w:author="Nithya Ramakrishnan" w:id="82" w:date="2024-05-18T02:06:06Z">
            <w:r w:rsidDel="00000000" w:rsidR="00000000" w:rsidRPr="00000000">
              <w:rPr>
                <w:rFonts w:ascii="Times New Roman" w:cs="Times New Roman" w:eastAsia="Times New Roman" w:hAnsi="Times New Roman"/>
                <w:sz w:val="24"/>
                <w:szCs w:val="24"/>
                <w:rtl w:val="0"/>
              </w:rPr>
              <w:t xml:space="preserve">. </w:t>
            </w:r>
          </w:ins>
        </w:sdtContent>
      </w:sdt>
      <w:sdt>
        <w:sdtPr>
          <w:tag w:val="goog_rdk_157"/>
        </w:sdtPr>
        <w:sdtContent>
          <w:del w:author="Nithya Ramakrishnan" w:id="82" w:date="2024-05-18T02:06:06Z">
            <w:r w:rsidDel="00000000" w:rsidR="00000000" w:rsidRPr="00000000">
              <w:rPr>
                <w:rFonts w:ascii="Times New Roman" w:cs="Times New Roman" w:eastAsia="Times New Roman" w:hAnsi="Times New Roman"/>
                <w:sz w:val="24"/>
                <w:szCs w:val="24"/>
                <w:rtl w:val="0"/>
              </w:rPr>
              <w:delText xml:space="preserve">, so let us explain it in brief. </w:delText>
            </w:r>
          </w:del>
        </w:sdtContent>
      </w:sdt>
      <w:sdt>
        <w:sdtPr>
          <w:tag w:val="goog_rdk_158"/>
        </w:sdtPr>
        <w:sdtContent>
          <w:ins w:author="Nithya Ramakrishnan" w:id="82" w:date="2024-05-18T02:06:06Z">
            <w:r w:rsidDel="00000000" w:rsidR="00000000" w:rsidRPr="00000000">
              <w:rPr>
                <w:rFonts w:ascii="Times New Roman" w:cs="Times New Roman" w:eastAsia="Times New Roman" w:hAnsi="Times New Roman"/>
                <w:sz w:val="24"/>
                <w:szCs w:val="24"/>
                <w:rtl w:val="0"/>
              </w:rPr>
              <w:t xml:space="preserve">For </w:t>
            </w:r>
          </w:ins>
        </w:sdtContent>
      </w:sdt>
      <w:sdt>
        <w:sdtPr>
          <w:tag w:val="goog_rdk_159"/>
        </w:sdtPr>
        <w:sdtContent>
          <w:del w:author="Nithya Ramakrishnan" w:id="82" w:date="2024-05-18T02:06:06Z">
            <w:r w:rsidDel="00000000" w:rsidR="00000000" w:rsidRPr="00000000">
              <w:rPr>
                <w:rFonts w:ascii="Times New Roman" w:cs="Times New Roman" w:eastAsia="Times New Roman" w:hAnsi="Times New Roman"/>
                <w:sz w:val="24"/>
                <w:szCs w:val="24"/>
                <w:rtl w:val="0"/>
              </w:rPr>
              <w:delText xml:space="preserve">Although I must point out, for</w:delText>
            </w:r>
          </w:del>
        </w:sdtContent>
      </w:sdt>
      <w:r w:rsidDel="00000000" w:rsidR="00000000" w:rsidRPr="00000000">
        <w:rPr>
          <w:rFonts w:ascii="Times New Roman" w:cs="Times New Roman" w:eastAsia="Times New Roman" w:hAnsi="Times New Roman"/>
          <w:sz w:val="24"/>
          <w:szCs w:val="24"/>
          <w:rtl w:val="0"/>
        </w:rPr>
        <w:t xml:space="preserve"> Deep Q-Learning the most commonly </w:t>
      </w:r>
      <w:sdt>
        <w:sdtPr>
          <w:tag w:val="goog_rdk_160"/>
        </w:sdtPr>
        <w:sdtContent>
          <w:ins w:author="Nithya Ramakrishnan" w:id="83" w:date="2024-05-18T10:27:03Z">
            <w:r w:rsidDel="00000000" w:rsidR="00000000" w:rsidRPr="00000000">
              <w:rPr>
                <w:rFonts w:ascii="Times New Roman" w:cs="Times New Roman" w:eastAsia="Times New Roman" w:hAnsi="Times New Roman"/>
                <w:sz w:val="24"/>
                <w:szCs w:val="24"/>
                <w:rtl w:val="0"/>
              </w:rPr>
              <w:t xml:space="preserve">used type is </w:t>
            </w:r>
          </w:ins>
        </w:sdtContent>
      </w:sdt>
      <w:sdt>
        <w:sdtPr>
          <w:tag w:val="goog_rdk_161"/>
        </w:sdtPr>
        <w:sdtContent>
          <w:del w:author="Nithya Ramakrishnan" w:id="83" w:date="2024-05-18T10:27:03Z">
            <w:r w:rsidDel="00000000" w:rsidR="00000000" w:rsidRPr="00000000">
              <w:rPr>
                <w:rFonts w:ascii="Times New Roman" w:cs="Times New Roman" w:eastAsia="Times New Roman" w:hAnsi="Times New Roman"/>
                <w:sz w:val="24"/>
                <w:szCs w:val="24"/>
                <w:rtl w:val="0"/>
              </w:rPr>
              <w:delText xml:space="preserve">used ones </w:delText>
            </w:r>
          </w:del>
        </w:sdtContent>
      </w:sdt>
      <w:sdt>
        <w:sdtPr>
          <w:tag w:val="goog_rdk_162"/>
        </w:sdtPr>
        <w:sdtContent>
          <w:ins w:author="Nithya Ramakrishnan" w:id="83" w:date="2024-05-18T10:27:03Z">
            <w:sdt>
              <w:sdtPr>
                <w:tag w:val="goog_rdk_163"/>
              </w:sdtPr>
              <w:sdtContent>
                <w:del w:author="Nithya Ramakrishnan" w:id="83" w:date="2024-05-18T10:27:03Z">
                  <w:r w:rsidDel="00000000" w:rsidR="00000000" w:rsidRPr="00000000">
                    <w:rPr>
                      <w:rFonts w:ascii="Times New Roman" w:cs="Times New Roman" w:eastAsia="Times New Roman" w:hAnsi="Times New Roman"/>
                      <w:sz w:val="24"/>
                      <w:szCs w:val="24"/>
                      <w:rtl w:val="0"/>
                    </w:rPr>
                    <w:delText xml:space="preserve">type</w:delText>
                  </w:r>
                </w:del>
              </w:sdtContent>
            </w:sdt>
            <w:r w:rsidDel="00000000" w:rsidR="00000000" w:rsidRPr="00000000">
              <w:rPr>
                <w:rFonts w:ascii="Times New Roman" w:cs="Times New Roman" w:eastAsia="Times New Roman" w:hAnsi="Times New Roman"/>
                <w:sz w:val="24"/>
                <w:szCs w:val="24"/>
                <w:rtl w:val="0"/>
              </w:rPr>
              <w:t xml:space="preserve"> of NN </w:t>
            </w:r>
          </w:ins>
        </w:sdtContent>
      </w:sdt>
      <w:sdt>
        <w:sdtPr>
          <w:tag w:val="goog_rdk_164"/>
        </w:sdtPr>
        <w:sdtContent>
          <w:del w:author="Nithya Ramakrishnan" w:id="83" w:date="2024-05-18T10:27:03Z">
            <w:r w:rsidDel="00000000" w:rsidR="00000000" w:rsidRPr="00000000">
              <w:rPr>
                <w:rFonts w:ascii="Times New Roman" w:cs="Times New Roman" w:eastAsia="Times New Roman" w:hAnsi="Times New Roman"/>
                <w:sz w:val="24"/>
                <w:szCs w:val="24"/>
                <w:rtl w:val="0"/>
              </w:rPr>
              <w:delText xml:space="preserve">are</w:delText>
            </w:r>
          </w:del>
        </w:sdtContent>
      </w:sdt>
      <w:r w:rsidDel="00000000" w:rsidR="00000000" w:rsidRPr="00000000">
        <w:rPr>
          <w:rFonts w:ascii="Times New Roman" w:cs="Times New Roman" w:eastAsia="Times New Roman" w:hAnsi="Times New Roman"/>
          <w:sz w:val="24"/>
          <w:szCs w:val="24"/>
          <w:rtl w:val="0"/>
        </w:rPr>
        <w:t xml:space="preserve"> CNN, which was introduced to learn Atari games (Mnih V et al., 2013).</w:t>
      </w:r>
    </w:p>
    <w:p w:rsidR="00000000" w:rsidDel="00000000" w:rsidP="00000000" w:rsidRDefault="00000000" w:rsidRPr="00000000" w14:paraId="000000B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FFNN are the simplest types of ANN, the steps included in training a FFNN are:</w:t>
      </w:r>
    </w:p>
    <w:p w:rsidR="00000000" w:rsidDel="00000000" w:rsidP="00000000" w:rsidRDefault="00000000" w:rsidRPr="00000000" w14:paraId="000000C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FFNN with randomized weights</w:t>
      </w:r>
    </w:p>
    <w:p w:rsidR="00000000" w:rsidDel="00000000" w:rsidP="00000000" w:rsidRDefault="00000000" w:rsidRPr="00000000" w14:paraId="000000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forward pass through the network and get the predicted value</w:t>
      </w:r>
    </w:p>
    <w:p w:rsidR="00000000" w:rsidDel="00000000" w:rsidP="00000000" w:rsidRDefault="00000000" w:rsidRPr="00000000" w14:paraId="000000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loss of predicted and expected value using functions such as mean square error (MSE)</w:t>
      </w:r>
    </w:p>
    <w:p w:rsidR="00000000" w:rsidDel="00000000" w:rsidP="00000000" w:rsidRDefault="00000000" w:rsidRPr="00000000" w14:paraId="000000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backpropagation through the network to get the slope of loss vs weights; there can be a optimization algorithm which takes care of this such as Adam (Kingma D, 2017)</w:t>
      </w:r>
    </w:p>
    <w:p w:rsidR="00000000" w:rsidDel="00000000" w:rsidP="00000000" w:rsidRDefault="00000000" w:rsidRPr="00000000" w14:paraId="000000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gradient descent to find the nearest minima and adjust the weight accordingly</w:t>
      </w:r>
    </w:p>
    <w:p w:rsidR="00000000" w:rsidDel="00000000" w:rsidP="00000000" w:rsidRDefault="00000000" w:rsidRPr="00000000" w14:paraId="000000C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Deep Q Learning (DQL)</w:t>
      </w:r>
      <w:r w:rsidDel="00000000" w:rsidR="00000000" w:rsidRPr="00000000">
        <w:rPr>
          <w:rtl w:val="0"/>
        </w:rPr>
      </w:r>
    </w:p>
    <w:sdt>
      <w:sdtPr>
        <w:tag w:val="goog_rdk_175"/>
      </w:sdtPr>
      <w:sdtContent>
        <w:p w:rsidR="00000000" w:rsidDel="00000000" w:rsidP="00000000" w:rsidRDefault="00000000" w:rsidRPr="00000000" w14:paraId="000000C6">
          <w:pPr>
            <w:spacing w:line="480" w:lineRule="auto"/>
            <w:ind w:firstLine="720"/>
            <w:rPr>
              <w:ins w:author="Nithya Ramakrishnan" w:id="91" w:date="2024-05-18T02:07:12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DQL we are replacing our policy</w:t>
          </w:r>
          <w:sdt>
            <w:sdtPr>
              <w:tag w:val="goog_rdk_165"/>
            </w:sdtPr>
            <w:sdtContent>
              <w:ins w:author="Nithya Ramakrishnan" w:id="84" w:date="2024-05-18T10:28:13Z">
                <w:r w:rsidDel="00000000" w:rsidR="00000000" w:rsidRPr="00000000">
                  <w:rPr>
                    <w:rFonts w:ascii="Times New Roman" w:cs="Times New Roman" w:eastAsia="Times New Roman" w:hAnsi="Times New Roman"/>
                    <w:sz w:val="24"/>
                    <w:szCs w:val="24"/>
                    <w:rtl w:val="0"/>
                  </w:rPr>
                  <w:t xml:space="preserve"> equation[ref] </w:t>
                </w:r>
              </w:ins>
            </w:sdtContent>
          </w:sdt>
          <w:r w:rsidDel="00000000" w:rsidR="00000000" w:rsidRPr="00000000">
            <w:rPr>
              <w:rFonts w:ascii="Times New Roman" w:cs="Times New Roman" w:eastAsia="Times New Roman" w:hAnsi="Times New Roman"/>
              <w:sz w:val="24"/>
              <w:szCs w:val="24"/>
              <w:rtl w:val="0"/>
            </w:rPr>
            <w:t xml:space="preserve"> with </w:t>
          </w:r>
          <w:sdt>
            <w:sdtPr>
              <w:tag w:val="goog_rdk_166"/>
            </w:sdtPr>
            <w:sdtContent>
              <w:ins w:author="Nithya Ramakrishnan" w:id="85" w:date="2024-05-18T10:28:44Z">
                <w:r w:rsidDel="00000000" w:rsidR="00000000" w:rsidRPr="00000000">
                  <w:rPr>
                    <w:rFonts w:ascii="Times New Roman" w:cs="Times New Roman" w:eastAsia="Times New Roman" w:hAnsi="Times New Roman"/>
                    <w:sz w:val="24"/>
                    <w:szCs w:val="24"/>
                    <w:rtl w:val="0"/>
                  </w:rPr>
                  <w:t xml:space="preserve">an </w:t>
                </w:r>
              </w:ins>
            </w:sdtContent>
          </w:sdt>
          <w:r w:rsidDel="00000000" w:rsidR="00000000" w:rsidRPr="00000000">
            <w:rPr>
              <w:rFonts w:ascii="Times New Roman" w:cs="Times New Roman" w:eastAsia="Times New Roman" w:hAnsi="Times New Roman"/>
              <w:sz w:val="24"/>
              <w:szCs w:val="24"/>
              <w:rtl w:val="0"/>
            </w:rPr>
            <w:t xml:space="preserve">ANN, we call this a Deep Q-Network (DQN), which is now used to approximate optimal Q-values. This algorithm was explained by Mnih V et al., 2013, to create a DQL model to play Atari games, and has been used in many other complex games such as DOTA2 and GO. </w:t>
          </w:r>
          <w:sdt>
            <w:sdtPr>
              <w:tag w:val="goog_rdk_167"/>
            </w:sdtPr>
            <w:sdtContent>
              <w:del w:author="Nithya Ramakrishnan" w:id="86" w:date="2024-05-18T10:32:29Z">
                <w:r w:rsidDel="00000000" w:rsidR="00000000" w:rsidRPr="00000000">
                  <w:rPr>
                    <w:rFonts w:ascii="Times New Roman" w:cs="Times New Roman" w:eastAsia="Times New Roman" w:hAnsi="Times New Roman"/>
                    <w:sz w:val="24"/>
                    <w:szCs w:val="24"/>
                    <w:rtl w:val="0"/>
                  </w:rPr>
                  <w:delText xml:space="preserve">Although the original algorithm calls for a CNN as the games played needed to be analyzed, which cannot be done through a simple FFNN. </w:delText>
                </w:r>
              </w:del>
            </w:sdtContent>
          </w:sdt>
          <w:r w:rsidDel="00000000" w:rsidR="00000000" w:rsidRPr="00000000">
            <w:rPr>
              <w:rFonts w:ascii="Times New Roman" w:cs="Times New Roman" w:eastAsia="Times New Roman" w:hAnsi="Times New Roman"/>
              <w:sz w:val="24"/>
              <w:szCs w:val="24"/>
              <w:rtl w:val="0"/>
            </w:rPr>
            <w:t xml:space="preserve">CNN has been used for deep learning algorithms for</w:t>
          </w:r>
          <w:sdt>
            <w:sdtPr>
              <w:tag w:val="goog_rdk_168"/>
            </w:sdtPr>
            <w:sdtContent>
              <w:ins w:author="Nithya Ramakrishnan" w:id="87" w:date="2024-05-18T10:32:38Z">
                <w:r w:rsidDel="00000000" w:rsidR="00000000" w:rsidRPr="00000000">
                  <w:rPr>
                    <w:rFonts w:ascii="Times New Roman" w:cs="Times New Roman" w:eastAsia="Times New Roman" w:hAnsi="Times New Roman"/>
                    <w:sz w:val="24"/>
                    <w:szCs w:val="24"/>
                    <w:rtl w:val="0"/>
                  </w:rPr>
                  <w:t xml:space="preserve"> complex datasets such as </w:t>
                </w:r>
              </w:ins>
            </w:sdtContent>
          </w:sdt>
          <w:r w:rsidDel="00000000" w:rsidR="00000000" w:rsidRPr="00000000">
            <w:rPr>
              <w:rFonts w:ascii="Times New Roman" w:cs="Times New Roman" w:eastAsia="Times New Roman" w:hAnsi="Times New Roman"/>
              <w:sz w:val="24"/>
              <w:szCs w:val="24"/>
              <w:rtl w:val="0"/>
            </w:rPr>
            <w:t xml:space="preserve"> </w:t>
          </w:r>
          <w:sdt>
            <w:sdtPr>
              <w:tag w:val="goog_rdk_169"/>
            </w:sdtPr>
            <w:sdtContent>
              <w:ins w:author="Nithya Ramakrishnan" w:id="88" w:date="2024-05-18T10:32:33Z">
                <w:r w:rsidDel="00000000" w:rsidR="00000000" w:rsidRPr="00000000">
                  <w:rPr>
                    <w:rFonts w:ascii="Times New Roman" w:cs="Times New Roman" w:eastAsia="Times New Roman" w:hAnsi="Times New Roman"/>
                    <w:sz w:val="24"/>
                    <w:szCs w:val="24"/>
                    <w:rtl w:val="0"/>
                  </w:rPr>
                  <w:t xml:space="preserve"> </w:t>
                </w:r>
              </w:ins>
            </w:sdtContent>
          </w:sdt>
          <w:sdt>
            <w:sdtPr>
              <w:tag w:val="goog_rdk_170"/>
            </w:sdtPr>
            <w:sdtContent>
              <w:del w:author="Nithya Ramakrishnan" w:id="88" w:date="2024-05-18T10:32:33Z">
                <w:r w:rsidDel="00000000" w:rsidR="00000000" w:rsidRPr="00000000">
                  <w:rPr>
                    <w:rFonts w:ascii="Times New Roman" w:cs="Times New Roman" w:eastAsia="Times New Roman" w:hAnsi="Times New Roman"/>
                    <w:sz w:val="24"/>
                    <w:szCs w:val="24"/>
                    <w:rtl w:val="0"/>
                  </w:rPr>
                  <w:delText xml:space="preserve">data which includes</w:delText>
                </w:r>
              </w:del>
            </w:sdtContent>
          </w:sdt>
          <w:r w:rsidDel="00000000" w:rsidR="00000000" w:rsidRPr="00000000">
            <w:rPr>
              <w:rFonts w:ascii="Times New Roman" w:cs="Times New Roman" w:eastAsia="Times New Roman" w:hAnsi="Times New Roman"/>
              <w:sz w:val="24"/>
              <w:szCs w:val="24"/>
              <w:rtl w:val="0"/>
            </w:rPr>
            <w:t xml:space="preserve"> images </w:t>
          </w:r>
          <w:sdt>
            <w:sdtPr>
              <w:tag w:val="goog_rdk_171"/>
            </w:sdtPr>
            <w:sdtContent>
              <w:ins w:author="Nithya Ramakrishnan" w:id="89" w:date="2024-05-18T11:05:00Z">
                <w:r w:rsidDel="00000000" w:rsidR="00000000" w:rsidRPr="00000000">
                  <w:rPr>
                    <w:rFonts w:ascii="Times New Roman" w:cs="Times New Roman" w:eastAsia="Times New Roman" w:hAnsi="Times New Roman"/>
                    <w:sz w:val="24"/>
                    <w:szCs w:val="24"/>
                    <w:rtl w:val="0"/>
                  </w:rPr>
                  <w:t xml:space="preserve">and protein structures </w:t>
                </w:r>
              </w:ins>
            </w:sdtContent>
          </w:sdt>
          <w:r w:rsidDel="00000000" w:rsidR="00000000" w:rsidRPr="00000000">
            <w:rPr>
              <w:rFonts w:ascii="Times New Roman" w:cs="Times New Roman" w:eastAsia="Times New Roman" w:hAnsi="Times New Roman"/>
              <w:sz w:val="24"/>
              <w:szCs w:val="24"/>
              <w:rtl w:val="0"/>
            </w:rPr>
            <w:t xml:space="preserve">to be analyzed. The detailed algorithm of the DQL is explained </w:t>
          </w:r>
          <w:sdt>
            <w:sdtPr>
              <w:tag w:val="goog_rdk_172"/>
            </w:sdtPr>
            <w:sdtContent>
              <w:ins w:author="Nithya Ramakrishnan" w:id="90" w:date="2024-05-18T11:05:09Z">
                <w:r w:rsidDel="00000000" w:rsidR="00000000" w:rsidRPr="00000000">
                  <w:rPr>
                    <w:rFonts w:ascii="Times New Roman" w:cs="Times New Roman" w:eastAsia="Times New Roman" w:hAnsi="Times New Roman"/>
                    <w:sz w:val="24"/>
                    <w:szCs w:val="24"/>
                    <w:rtl w:val="0"/>
                  </w:rPr>
                  <w:t xml:space="preserve">in the following sections.</w:t>
                </w:r>
              </w:ins>
            </w:sdtContent>
          </w:sdt>
          <w:sdt>
            <w:sdtPr>
              <w:tag w:val="goog_rdk_173"/>
            </w:sdtPr>
            <w:sdtContent>
              <w:del w:author="Nithya Ramakrishnan" w:id="90" w:date="2024-05-18T11:05:09Z">
                <w:r w:rsidDel="00000000" w:rsidR="00000000" w:rsidRPr="00000000">
                  <w:rPr>
                    <w:rFonts w:ascii="Times New Roman" w:cs="Times New Roman" w:eastAsia="Times New Roman" w:hAnsi="Times New Roman"/>
                    <w:sz w:val="24"/>
                    <w:szCs w:val="24"/>
                    <w:rtl w:val="0"/>
                  </w:rPr>
                  <w:delText xml:space="preserve">later</w:delText>
                </w:r>
              </w:del>
            </w:sdtContent>
          </w:sdt>
          <w:r w:rsidDel="00000000" w:rsidR="00000000" w:rsidRPr="00000000">
            <w:rPr>
              <w:rFonts w:ascii="Times New Roman" w:cs="Times New Roman" w:eastAsia="Times New Roman" w:hAnsi="Times New Roman"/>
              <w:sz w:val="24"/>
              <w:szCs w:val="24"/>
              <w:rtl w:val="0"/>
            </w:rPr>
            <w:t xml:space="preserve">. </w:t>
          </w:r>
          <w:sdt>
            <w:sdtPr>
              <w:tag w:val="goog_rdk_174"/>
            </w:sdtPr>
            <w:sdtContent>
              <w:ins w:author="Nithya Ramakrishnan" w:id="91" w:date="2024-05-18T02:07:12Z">
                <w:r w:rsidDel="00000000" w:rsidR="00000000" w:rsidRPr="00000000">
                  <w:rPr>
                    <w:rtl w:val="0"/>
                  </w:rPr>
                </w:r>
              </w:ins>
            </w:sdtContent>
          </w:sdt>
        </w:p>
      </w:sdtContent>
    </w:sdt>
    <w:p w:rsidR="00000000" w:rsidDel="00000000" w:rsidP="00000000" w:rsidRDefault="00000000" w:rsidRPr="00000000" w14:paraId="000000C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C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Major Objective </w:t>
      </w:r>
    </w:p>
    <w:p w:rsidR="00000000" w:rsidDel="00000000" w:rsidP="00000000" w:rsidRDefault="00000000" w:rsidRPr="00000000" w14:paraId="000000C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create a reinforcement learning model for somatic hypermutations using pembrolizumab and PD1. </w:t>
      </w:r>
    </w:p>
    <w:p w:rsidR="00000000" w:rsidDel="00000000" w:rsidP="00000000" w:rsidRDefault="00000000" w:rsidRPr="00000000" w14:paraId="000000C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we choose the reinforcement learning (RL) model is because unlike supervised and unsupervised learning, RL models don't require labeled data to train the model. RL is similar to natural learning of trial and error; we simultaneously generate the data and the model learns from it based on the mistakes depending on the action and reward received for the state. </w:t>
      </w:r>
    </w:p>
    <w:p w:rsidR="00000000" w:rsidDel="00000000" w:rsidP="00000000" w:rsidRDefault="00000000" w:rsidRPr="00000000" w14:paraId="000000C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Minor Objective</w:t>
      </w:r>
    </w:p>
    <w:sdt>
      <w:sdtPr>
        <w:tag w:val="goog_rdk_181"/>
      </w:sdtPr>
      <w:sdtContent>
        <w:p w:rsidR="00000000" w:rsidDel="00000000" w:rsidP="00000000" w:rsidRDefault="00000000" w:rsidRPr="00000000" w14:paraId="000000CD">
          <w:pPr>
            <w:spacing w:line="480" w:lineRule="auto"/>
            <w:ind w:firstLine="720"/>
            <w:rPr>
              <w:del w:author="Nithya Ramakrishnan" w:id="93" w:date="2024-05-18T02:08:17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aim to find states/antibodies which have better binding affinity than pembrolizumab, and validating the good states using AlphaFold2 and C-alpha – C-alpha distance plots of the PDB structures.</w:t>
          </w:r>
          <w:sdt>
            <w:sdtPr>
              <w:tag w:val="goog_rdk_176"/>
            </w:sdtPr>
            <w:sdtContent>
              <w:ins w:author="Nithya Ramakrishnan" w:id="92" w:date="2024-05-18T02:08:32Z">
                <w:r w:rsidDel="00000000" w:rsidR="00000000" w:rsidRPr="00000000">
                  <w:rPr>
                    <w:rFonts w:ascii="Times New Roman" w:cs="Times New Roman" w:eastAsia="Times New Roman" w:hAnsi="Times New Roman"/>
                    <w:sz w:val="24"/>
                    <w:szCs w:val="24"/>
                    <w:rtl w:val="0"/>
                  </w:rPr>
                  <w:t xml:space="preserve"> The alternate states provided by the RL model can then be synthesized in a wet-lab and tested for effectiveness. </w:t>
                </w:r>
              </w:ins>
            </w:sdtContent>
          </w:sdt>
          <w:r w:rsidDel="00000000" w:rsidR="00000000" w:rsidRPr="00000000">
            <w:rPr>
              <w:rFonts w:ascii="Times New Roman" w:cs="Times New Roman" w:eastAsia="Times New Roman" w:hAnsi="Times New Roman"/>
              <w:sz w:val="24"/>
              <w:szCs w:val="24"/>
              <w:rtl w:val="0"/>
            </w:rPr>
            <w:t xml:space="preserve"> </w:t>
          </w:r>
          <w:sdt>
            <w:sdtPr>
              <w:tag w:val="goog_rdk_177"/>
            </w:sdtPr>
            <w:sdtContent>
              <w:del w:author="Nithya Ramakrishnan" w:id="93" w:date="2024-05-18T02:08:17Z">
                <w:r w:rsidDel="00000000" w:rsidR="00000000" w:rsidRPr="00000000">
                  <w:rPr>
                    <w:rFonts w:ascii="Times New Roman" w:cs="Times New Roman" w:eastAsia="Times New Roman" w:hAnsi="Times New Roman"/>
                    <w:sz w:val="24"/>
                    <w:szCs w:val="24"/>
                    <w:rtl w:val="0"/>
                  </w:rPr>
                  <w:delText xml:space="preserve">This gives the study an applicative overview as we can provide theoretical states which may produce better antibodies in </w:delText>
                </w:r>
              </w:del>
            </w:sdtContent>
          </w:sdt>
          <w:sdt>
            <w:sdtPr>
              <w:tag w:val="goog_rdk_178"/>
            </w:sdtPr>
            <w:sdtContent>
              <w:ins w:author="Nithya Ramakrishnan" w:id="93" w:date="2024-05-18T02:08:17Z">
                <w:sdt>
                  <w:sdtPr>
                    <w:tag w:val="goog_rdk_179"/>
                  </w:sdtPr>
                  <w:sdtContent>
                    <w:del w:author="Nithya Ramakrishnan" w:id="93" w:date="2024-05-18T02:08:17Z">
                      <w:r w:rsidDel="00000000" w:rsidR="00000000" w:rsidRPr="00000000">
                        <w:rPr>
                          <w:rFonts w:ascii="Times New Roman" w:cs="Times New Roman" w:eastAsia="Times New Roman" w:hAnsi="Times New Roman"/>
                          <w:sz w:val="24"/>
                          <w:szCs w:val="24"/>
                          <w:rtl w:val="0"/>
                        </w:rPr>
                        <w:delText xml:space="preserve">a synthetic wet</w:delText>
                      </w:r>
                    </w:del>
                  </w:sdtContent>
                </w:sdt>
              </w:ins>
            </w:sdtContent>
          </w:sdt>
          <w:sdt>
            <w:sdtPr>
              <w:tag w:val="goog_rdk_180"/>
            </w:sdtPr>
            <w:sdtContent>
              <w:del w:author="Nithya Ramakrishnan" w:id="93" w:date="2024-05-18T02:08:17Z">
                <w:r w:rsidDel="00000000" w:rsidR="00000000" w:rsidRPr="00000000">
                  <w:rPr>
                    <w:rFonts w:ascii="Times New Roman" w:cs="Times New Roman" w:eastAsia="Times New Roman" w:hAnsi="Times New Roman"/>
                    <w:sz w:val="24"/>
                    <w:szCs w:val="24"/>
                    <w:rtl w:val="0"/>
                  </w:rPr>
                  <w:delText xml:space="preserve">wet lab, here pembrolizumab for immunotherapy.</w:delText>
                </w:r>
              </w:del>
            </w:sdtContent>
          </w:sdt>
        </w:p>
      </w:sdtContent>
    </w:sdt>
    <w:sdt>
      <w:sdtPr>
        <w:tag w:val="goog_rdk_184"/>
      </w:sdtPr>
      <w:sdtContent>
        <w:p w:rsidR="00000000" w:rsidDel="00000000" w:rsidP="00000000" w:rsidRDefault="00000000" w:rsidRPr="00000000" w14:paraId="000000CE">
          <w:pPr>
            <w:spacing w:line="480" w:lineRule="auto"/>
            <w:ind w:firstLine="720"/>
            <w:rPr>
              <w:ins w:author="Nithya Ramakrishnan" w:id="94" w:date="2024-05-18T02:09:43Z"/>
              <w:rFonts w:ascii="Times New Roman" w:cs="Times New Roman" w:eastAsia="Times New Roman" w:hAnsi="Times New Roman"/>
              <w:sz w:val="24"/>
              <w:szCs w:val="24"/>
            </w:rPr>
          </w:pPr>
          <w:sdt>
            <w:sdtPr>
              <w:tag w:val="goog_rdk_183"/>
            </w:sdtPr>
            <w:sdtContent>
              <w:ins w:author="Nithya Ramakrishnan" w:id="94" w:date="2024-05-18T02:09:43Z">
                <w:r w:rsidDel="00000000" w:rsidR="00000000" w:rsidRPr="00000000">
                  <w:rPr>
                    <w:rtl w:val="0"/>
                  </w:rPr>
                </w:r>
              </w:ins>
            </w:sdtContent>
          </w:sdt>
        </w:p>
      </w:sdtContent>
    </w:sdt>
    <w:sdt>
      <w:sdtPr>
        <w:tag w:val="goog_rdk_185"/>
      </w:sdtPr>
      <w:sdtContent>
        <w:p w:rsidR="00000000" w:rsidDel="00000000" w:rsidP="00000000" w:rsidRDefault="00000000" w:rsidRPr="00000000" w14:paraId="000000CF">
          <w:pPr>
            <w:spacing w:line="480" w:lineRule="auto"/>
            <w:ind w:firstLine="720"/>
            <w:rPr>
              <w:rFonts w:ascii="Arial" w:cs="Arial" w:eastAsia="Arial" w:hAnsi="Arial"/>
              <w:b w:val="0"/>
              <w:i w:val="0"/>
              <w:smallCaps w:val="0"/>
              <w:strike w:val="0"/>
              <w:color w:val="000000"/>
              <w:sz w:val="22"/>
              <w:szCs w:val="22"/>
              <w:u w:val="none"/>
              <w:shd w:fill="auto" w:val="clear"/>
              <w:vertAlign w:val="baseline"/>
              <w:rPrChange w:author="Nithya Ramakrishnan" w:id="95" w:date="2024-05-18T02:08:17Z">
                <w:rPr>
                  <w:rFonts w:ascii="Times New Roman" w:cs="Times New Roman" w:eastAsia="Times New Roman" w:hAnsi="Times New Roman"/>
                  <w:b w:val="1"/>
                  <w:i w:val="0"/>
                  <w:smallCaps w:val="0"/>
                  <w:strike w:val="0"/>
                  <w:color w:val="000000"/>
                  <w:sz w:val="26"/>
                  <w:szCs w:val="26"/>
                  <w:u w:val="none"/>
                  <w:shd w:fill="auto" w:val="clear"/>
                  <w:vertAlign w:val="baseline"/>
                </w:rPr>
              </w:rPrChange>
            </w:rPr>
            <w:pPrChange w:author="Nithya Ramakrishnan" w:id="0" w:date="2024-05-18T02:08:17Z">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pPr>
            </w:pPrChange>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MATERIALS AND METHODS (3000 words)</w:t>
          </w:r>
        </w:p>
      </w:sdtContent>
    </w:sdt>
    <w:p w:rsidR="00000000" w:rsidDel="00000000" w:rsidP="00000000" w:rsidRDefault="00000000" w:rsidRPr="00000000" w14:paraId="000000D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Pembrolizumab</w:t>
      </w:r>
      <w:r w:rsidDel="00000000" w:rsidR="00000000" w:rsidRPr="00000000">
        <w:rPr>
          <w:rtl w:val="0"/>
        </w:rPr>
      </w:r>
    </w:p>
    <w:p w:rsidR="00000000" w:rsidDel="00000000" w:rsidP="00000000" w:rsidRDefault="00000000" w:rsidRPr="00000000" w14:paraId="000000D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crystal structure of Pembrolizumab (Pembro) was acquired from RCSB Protein Data Bank with ID: 5B8C. The structure contains multiple complexes of Pembro-PD1, the complex consisting of chain A (light chain), B (heavy chain) and C (PD1) was taken. It was then relaxed using GROMACS (version 2020.1-Ubuntu-2020.1-1) with the following script:</w:t>
      </w:r>
    </w:p>
    <w:p w:rsidR="00000000" w:rsidDel="00000000" w:rsidP="00000000" w:rsidRDefault="00000000" w:rsidRPr="00000000" w14:paraId="000000D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33435" cy="2422624"/>
            <wp:effectExtent b="0" l="0" r="0" t="0"/>
            <wp:docPr id="2140394291"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5033435" cy="242262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2: Bash script for running GROMACS for energy minimization</w:t>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“*.mdp” files used had the following parameters:</w:t>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23090" cy="1320776"/>
            <wp:effectExtent b="3175" l="3175" r="3175" t="3175"/>
            <wp:docPr id="2140394290" name="image68.png"/>
            <a:graphic>
              <a:graphicData uri="http://schemas.openxmlformats.org/drawingml/2006/picture">
                <pic:pic>
                  <pic:nvPicPr>
                    <pic:cNvPr id="0" name="image68.png"/>
                    <pic:cNvPicPr preferRelativeResize="0"/>
                  </pic:nvPicPr>
                  <pic:blipFill>
                    <a:blip r:embed="rId14"/>
                    <a:srcRect b="0" l="0" r="42618" t="15346"/>
                    <a:stretch>
                      <a:fillRect/>
                    </a:stretch>
                  </pic:blipFill>
                  <pic:spPr>
                    <a:xfrm>
                      <a:off x="0" y="0"/>
                      <a:ext cx="1723090" cy="1320776"/>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55722" cy="1315194"/>
            <wp:effectExtent b="3175" l="3175" r="3175" t="3175"/>
            <wp:docPr id="2140394293" name="image67.png"/>
            <a:graphic>
              <a:graphicData uri="http://schemas.openxmlformats.org/drawingml/2006/picture">
                <pic:pic>
                  <pic:nvPicPr>
                    <pic:cNvPr id="0" name="image67.png"/>
                    <pic:cNvPicPr preferRelativeResize="0"/>
                  </pic:nvPicPr>
                  <pic:blipFill>
                    <a:blip r:embed="rId15"/>
                    <a:srcRect b="6171" l="0" r="0" t="0"/>
                    <a:stretch>
                      <a:fillRect/>
                    </a:stretch>
                  </pic:blipFill>
                  <pic:spPr>
                    <a:xfrm>
                      <a:off x="0" y="0"/>
                      <a:ext cx="1555722" cy="1315194"/>
                    </a:xfrm>
                    <a:prstGeom prst="rect"/>
                    <a:ln w="3175">
                      <a:solidFill>
                        <a:srgbClr val="0E2841"/>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33775" cy="1321613"/>
            <wp:effectExtent b="3175" l="3175" r="3175" t="3175"/>
            <wp:docPr id="2140394292" name="image69.png"/>
            <a:graphic>
              <a:graphicData uri="http://schemas.openxmlformats.org/drawingml/2006/picture">
                <pic:pic>
                  <pic:nvPicPr>
                    <pic:cNvPr id="0" name="image69.png"/>
                    <pic:cNvPicPr preferRelativeResize="0"/>
                  </pic:nvPicPr>
                  <pic:blipFill>
                    <a:blip r:embed="rId16"/>
                    <a:srcRect b="7692" l="0" r="20193" t="0"/>
                    <a:stretch>
                      <a:fillRect/>
                    </a:stretch>
                  </pic:blipFill>
                  <pic:spPr>
                    <a:xfrm>
                      <a:off x="0" y="0"/>
                      <a:ext cx="1533775" cy="132161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Parameters of ion.mdp(left), em_steep.mdp(middle) and em_cg.mdp(right)</w:t>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working with and mutating 17 residues on Pembro (5b8c) which make contact with the PD1 (Horita S et al., 2016):</w:t>
      </w:r>
    </w:p>
    <w:p w:rsidR="00000000" w:rsidDel="00000000" w:rsidP="00000000" w:rsidRDefault="00000000" w:rsidRPr="00000000" w14:paraId="000000D8">
      <w:pPr>
        <w:spacing w:line="276"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132189" cy="3658438"/>
            <wp:effectExtent b="0" l="0" r="0" t="0"/>
            <wp:docPr descr="figure 2" id="2140394295" name="image70.jpg"/>
            <a:graphic>
              <a:graphicData uri="http://schemas.openxmlformats.org/drawingml/2006/picture">
                <pic:pic>
                  <pic:nvPicPr>
                    <pic:cNvPr descr="figure 2" id="0" name="image70.jpg"/>
                    <pic:cNvPicPr preferRelativeResize="0"/>
                  </pic:nvPicPr>
                  <pic:blipFill>
                    <a:blip r:embed="rId17"/>
                    <a:srcRect b="0" l="0" r="0" t="0"/>
                    <a:stretch>
                      <a:fillRect/>
                    </a:stretch>
                  </pic:blipFill>
                  <pic:spPr>
                    <a:xfrm>
                      <a:off x="0" y="0"/>
                      <a:ext cx="3132189" cy="36584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Interaction map of residues in Pembrolizumab-PD1 complex (5b8c)(Horita S et al., 2016)</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Binding Affinity Tools</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w:t>
      </w:r>
      <w:sdt>
        <w:sdtPr>
          <w:tag w:val="goog_rdk_186"/>
        </w:sdtPr>
        <w:sdtContent>
          <w:ins w:author="Nithya Ramakrishnan" w:id="96" w:date="2024-05-18T11:18:4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determined experimentally, but it isn’t feasible to do so, thus we use computational methods to estimate binding affinities. </w:t>
      </w:r>
      <w:sdt>
        <w:sdtPr>
          <w:tag w:val="goog_rdk_187"/>
        </w:sdtPr>
        <w:sdtContent>
          <w:ins w:author="Nithya Ramakrishnan" w:id="97" w:date="2024-05-18T11:07:2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consider the following factors in determing the binding affinity estimator </w:t>
            </w:r>
          </w:ins>
        </w:sdtContent>
      </w:sdt>
      <w:sdt>
        <w:sdtPr>
          <w:tag w:val="goog_rdk_188"/>
        </w:sdtPr>
        <w:sdtContent>
          <w:del w:author="Nithya Ramakrishnan" w:id="97" w:date="2024-05-18T11:07:2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To choose which method is best for our use depends on</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 taken to estimate binding affinity, accessibility of the method (if it is available via web-server or can be installed </w:t>
      </w:r>
      <w:sdt>
        <w:sdtPr>
          <w:tag w:val="goog_rdk_189"/>
        </w:sdtPr>
        <w:sdtContent>
          <w:ins w:author="Nithya Ramakrishnan" w:id="98" w:date="2024-05-18T11:07:5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locally </w:t>
            </w:r>
          </w:ins>
        </w:sdtContent>
      </w:sdt>
      <w:sdt>
        <w:sdtPr>
          <w:tag w:val="goog_rdk_190"/>
        </w:sdtPr>
        <w:sdtContent>
          <w:del w:author="Nithya Ramakrishnan" w:id="98" w:date="2024-05-18T11:07:5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on local </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machines</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accuracy and relevance of the method, and the metadata provided by the method. </w:t>
      </w:r>
      <w:sdt>
        <w:sdtPr>
          <w:tag w:val="goog_rdk_191"/>
        </w:sdtPr>
        <w:sdtContent>
          <w:ins w:author="Nithya Ramakrishnan" w:id="99" w:date="2024-05-18T11:08:0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w:t>
            </w:r>
          </w:ins>
        </w:sdtContent>
      </w:sdt>
      <w:sdt>
        <w:sdtPr>
          <w:tag w:val="goog_rdk_192"/>
        </w:sdtPr>
        <w:sdtContent>
          <w:del w:author="Nithya Ramakrishnan" w:id="99" w:date="2024-05-18T11:08:0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compared multiple methods including PRODIGY (Xue L et al., 2016), LISA (Raucci R et al.,2018), CSM-AB (Myung Y et al., 2022), AREA-AFFINITY (Yang Y et al, 2023) and DG-Affinity (Yuan Y et al,2023) </w:t>
      </w:r>
      <w:sdt>
        <w:sdtPr>
          <w:tag w:val="goog_rdk_193"/>
        </w:sdtPr>
        <w:sdtContent>
          <w:ins w:author="Nithya Ramakrishnan" w:id="100" w:date="2024-05-18T11:08:2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w:t>
            </w:r>
          </w:ins>
        </w:sdtContent>
      </w:sdt>
      <w:sdt>
        <w:sdtPr>
          <w:tag w:val="goog_rdk_194"/>
        </w:sdtPr>
        <w:sdtContent>
          <w:del w:author="Nithya Ramakrishnan" w:id="100" w:date="2024-05-18T11:08:2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by</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literature </w:t>
      </w:r>
      <w:sdt>
        <w:sdtPr>
          <w:tag w:val="goog_rdk_195"/>
        </w:sdtPr>
        <w:sdtContent>
          <w:del w:author="Nithya Ramakrishnan" w:id="101" w:date="2024-05-18T11:08:2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review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sdt>
        <w:sdtPr>
          <w:tag w:val="goog_rdk_196"/>
        </w:sdtPr>
        <w:sdtContent>
          <w:ins w:author="Nithya Ramakrishnan" w:id="102" w:date="2024-05-18T11:08:3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examined</w:t>
            </w:r>
          </w:ins>
        </w:sdtContent>
      </w:sdt>
      <w:sdt>
        <w:sdtPr>
          <w:tag w:val="goog_rdk_197"/>
        </w:sdtPr>
        <w:sdtContent>
          <w:del w:author="Nithya Ramakrishnan" w:id="102" w:date="2024-05-18T11:08:3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comparing</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them based on the parameters mentioned</w:t>
      </w:r>
      <w:sdt>
        <w:sdtPr>
          <w:tag w:val="goog_rdk_198"/>
        </w:sdtPr>
        <w:sdtContent>
          <w:ins w:author="Nithya Ramakrishnan" w:id="103" w:date="2024-05-18T11:08:3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above</w:t>
            </w:r>
          </w:ins>
        </w:sdtContent>
      </w:sdt>
      <w:sdt>
        <w:sdtPr>
          <w:tag w:val="goog_rdk_199"/>
        </w:sdtPr>
        <w:sdtContent>
          <w:del w:author="Nithya Ramakrishnan" w:id="103" w:date="2024-05-18T11:08:3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before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PRODIGY uses a linear model consisting of </w:t>
      </w:r>
      <w:sdt>
        <w:sdtPr>
          <w:tag w:val="goog_rdk_200"/>
        </w:sdtPr>
        <w:sdtContent>
          <w:ins w:author="Nithya Ramakrishnan" w:id="104" w:date="2024-05-18T11:17:2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constituent parameters including </w:t>
            </w:r>
          </w:ins>
        </w:sdtContent>
      </w:sdt>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sz w:val="24"/>
          <w:szCs w:val="24"/>
          <w:rtl w:val="0"/>
        </w:rPr>
        <w:t xml:space="preserve">intermolecular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 covalent contacts and also non interacting surfaces (NIS) to predict the binding affinity. LISA utilizes a non-linear model to estimate the protein-protein interactions. Both </w:t>
      </w:r>
      <w:r w:rsidDel="00000000" w:rsidR="00000000" w:rsidRPr="00000000">
        <w:rPr>
          <w:rFonts w:ascii="Times New Roman" w:cs="Times New Roman" w:eastAsia="Times New Roman" w:hAnsi="Times New Roman"/>
          <w:sz w:val="24"/>
          <w:szCs w:val="24"/>
          <w:rtl w:val="0"/>
        </w:rPr>
        <w:t xml:space="preserve">tools are considered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good for protein-protein interactions (PPI) (Yang Y et al, 2023). They are locally installable and fast.</w:t>
      </w:r>
      <w:sdt>
        <w:sdtPr>
          <w:tag w:val="goog_rdk_201"/>
        </w:sdtPr>
        <w:sdtContent>
          <w:ins w:author="Nithya Ramakrishnan" w:id="105" w:date="2024-05-18T11:18: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02"/>
        </w:sdtPr>
        <w:sdtContent>
          <w:del w:author="Nithya Ramakrishnan" w:id="106" w:date="2024-05-18T11:18:0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But LISA has not been maintained and not dependable </w:delText>
            </w:r>
            <w:r w:rsidDel="00000000" w:rsidR="00000000" w:rsidRPr="00000000">
              <w:rPr>
                <w:rFonts w:ascii="Times New Roman" w:cs="Times New Roman" w:eastAsia="Times New Roman" w:hAnsi="Times New Roman"/>
                <w:sz w:val="24"/>
                <w:szCs w:val="24"/>
                <w:rtl w:val="0"/>
              </w:rPr>
              <w:delText xml:space="preserve">for the future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PRODIGY is maintained (</w:t>
      </w:r>
      <w:hyperlink r:id="rId18">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https://github.com/haddocking/prodigy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also provides metadata </w:t>
      </w:r>
      <w:r w:rsidDel="00000000" w:rsidR="00000000" w:rsidRPr="00000000">
        <w:rPr>
          <w:rFonts w:ascii="Times New Roman" w:cs="Times New Roman" w:eastAsia="Times New Roman" w:hAnsi="Times New Roman"/>
          <w:sz w:val="24"/>
          <w:szCs w:val="24"/>
          <w:rtl w:val="0"/>
        </w:rPr>
        <w:t xml:space="preserve">on the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the proteins are making</w:t>
      </w:r>
      <w:sdt>
        <w:sdtPr>
          <w:tag w:val="goog_rdk_203"/>
        </w:sdtPr>
        <w:sdtContent>
          <w:ins w:author="Nithya Ramakrishnan" w:id="107" w:date="2024-05-18T11:18:2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choose this tool for BA calculation.</w:t>
            </w:r>
          </w:ins>
        </w:sdtContent>
      </w:sdt>
      <w:sdt>
        <w:sdtPr>
          <w:tag w:val="goog_rdk_204"/>
        </w:sdtPr>
        <w:sdtContent>
          <w:del w:author="Nithya Ramakrishnan" w:id="107" w:date="2024-05-18T11:18:2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tl w:val="0"/>
        </w:rPr>
      </w:r>
    </w:p>
    <w:p w:rsidR="00000000" w:rsidDel="00000000" w:rsidP="00000000" w:rsidRDefault="00000000" w:rsidRPr="00000000" w14:paraId="000000DE">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CSM-AB, AREA-AFFINITY and DG-Affinity are web-server based tools and are specifically made for Antibody and antigen interaction. But AREA-AFFINITY and DG-Affinity do not provide an API for easy accessibility. CSM-AB is slow and the web-server goes off-service occasionally, which is problematic when running long simulations.</w:t>
      </w:r>
    </w:p>
    <w:p w:rsidR="00000000" w:rsidDel="00000000" w:rsidP="00000000" w:rsidRDefault="00000000" w:rsidRPr="00000000" w14:paraId="000000DF">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(version 2.1.3) was considered the best for our use case after the assessment of tools. The command used for prodigy: </w:t>
      </w:r>
    </w:p>
    <w:p w:rsidR="00000000" w:rsidDel="00000000" w:rsidP="00000000" w:rsidRDefault="00000000" w:rsidRPr="00000000" w14:paraId="000000E0">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{pdb_file} --selection A,B C --temperature 25</w:t>
      </w:r>
    </w:p>
    <w:p w:rsidR="00000000" w:rsidDel="00000000" w:rsidP="00000000" w:rsidRDefault="00000000" w:rsidRPr="00000000" w14:paraId="000000E1">
      <w:pPr>
        <w:spacing w:after="0" w:line="276" w:lineRule="auto"/>
        <w:ind w:firstLine="567"/>
        <w:rPr>
          <w:rFonts w:ascii="Times New Roman" w:cs="Times New Roman" w:eastAsia="Times New Roman" w:hAnsi="Times New Roman"/>
          <w:sz w:val="24"/>
          <w:szCs w:val="24"/>
        </w:rPr>
      </w:pPr>
      <w:r w:rsidDel="00000000" w:rsidR="00000000" w:rsidRPr="00000000">
        <w:rPr/>
        <w:drawing>
          <wp:inline distB="0" distT="0" distL="0" distR="0">
            <wp:extent cx="4245142" cy="1280422"/>
            <wp:effectExtent b="0" l="0" r="0" t="0"/>
            <wp:docPr id="2140394294" name="image62.png"/>
            <a:graphic>
              <a:graphicData uri="http://schemas.openxmlformats.org/drawingml/2006/picture">
                <pic:pic>
                  <pic:nvPicPr>
                    <pic:cNvPr id="0" name="image62.png"/>
                    <pic:cNvPicPr preferRelativeResize="0"/>
                  </pic:nvPicPr>
                  <pic:blipFill>
                    <a:blip r:embed="rId19"/>
                    <a:srcRect b="0" l="0" r="0" t="19820"/>
                    <a:stretch>
                      <a:fillRect/>
                    </a:stretch>
                  </pic:blipFill>
                  <pic:spPr>
                    <a:xfrm>
                      <a:off x="0" y="0"/>
                      <a:ext cx="4245142" cy="128042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Example output from PRODIGY for a mutated state</w:t>
      </w:r>
    </w:p>
    <w:p w:rsidR="00000000" w:rsidDel="00000000" w:rsidP="00000000" w:rsidRDefault="00000000" w:rsidRPr="00000000" w14:paraId="000000E3">
      <w:pPr>
        <w:spacing w:line="276"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residues are categorized as follows in PRODIGY:</w:t>
      </w:r>
    </w:p>
    <w:p w:rsidR="00000000" w:rsidDel="00000000" w:rsidP="00000000" w:rsidRDefault="00000000" w:rsidRPr="00000000" w14:paraId="000000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Polar: C, H, N, Q, S, T, W </w:t>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Apolar: A, F, G, I, L, V, M, P, Y </w:t>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Charged: E, D, K, R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Basic Q-Learning</w:t>
      </w:r>
      <w:sdt>
        <w:sdtPr>
          <w:tag w:val="goog_rdk_205"/>
        </w:sdtPr>
        <w:sdtContent>
          <w:ins w:author="Nithya Ramakrishnan" w:id="108" w:date="2024-05-18T11:19:12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 RL model</w:t>
            </w:r>
          </w:ins>
        </w:sdtContent>
      </w:sdt>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Workflow</w:t>
      </w: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the Q-Learning is as follows: </w:t>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Brain class with the action list</w:t>
      </w:r>
    </w:p>
    <w:p w:rsidR="00000000" w:rsidDel="00000000" w:rsidP="00000000" w:rsidRDefault="00000000" w:rsidRPr="00000000" w14:paraId="000000E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list consists of the all the possible actions  </w:t>
      </w:r>
    </w:p>
    <w:p w:rsidR="00000000" w:rsidDel="00000000" w:rsidP="00000000" w:rsidRDefault="00000000" w:rsidRPr="00000000" w14:paraId="000000E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empty dictionary of Q-table with the action list</w:t>
      </w:r>
    </w:p>
    <w:p w:rsidR="00000000" w:rsidDel="00000000" w:rsidP="00000000" w:rsidRDefault="00000000" w:rsidRPr="00000000" w14:paraId="000000E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hyperparameters such as learning rate, exploration rate</w:t>
      </w:r>
      <w:sdt>
        <w:sdtPr>
          <w:tag w:val="goog_rdk_206"/>
        </w:sdtPr>
        <w:sdtContent>
          <w:ins w:author="Nithya Ramakrishnan" w:id="109" w:date="2024-05-18T11:19:2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recommended values</w:t>
            </w:r>
          </w:ins>
        </w:sdtContent>
      </w:sdt>
      <w:sdt>
        <w:sdtPr>
          <w:tag w:val="goog_rdk_207"/>
        </w:sdtPr>
        <w:sdtContent>
          <w:del w:author="Nithya Ramakrishnan" w:id="109" w:date="2024-05-18T11:19:2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etc</w:delText>
            </w:r>
          </w:del>
        </w:sdtContent>
      </w:sdt>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simulation with the starting state of Pembro</w:t>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action through Epsilon greedy or Soft-max strategy</w:t>
      </w:r>
    </w:p>
    <w:p w:rsidR="00000000" w:rsidDel="00000000" w:rsidP="00000000" w:rsidRDefault="00000000" w:rsidRPr="00000000" w14:paraId="000000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the mutation in PyMOL (version 2.6.0a0 Open-Source, 2024-01-19) and save the state in a local PDB bank for simulations</w:t>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PRODIGY (version 2.1.3) to get the interactions and binding affinity of mutated state</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Score for the mutated state, and convert the score into discrete rewards. Score is generated by doing a dot product of input from PRODIGY and scoring vector.</w:t>
      </w:r>
    </w:p>
    <w:p w:rsidR="00000000" w:rsidDel="00000000" w:rsidP="00000000" w:rsidRDefault="00000000" w:rsidRPr="00000000" w14:paraId="000000F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8"/>
        </w:sdtPr>
        <w:sdtContent>
          <w:commentRangeStart w:id="5"/>
        </w:sdtContent>
      </w:sdt>
      <w:sdt>
        <w:sdtPr>
          <w:tag w:val="goog_rdk_209"/>
        </w:sdtPr>
        <w:sdtContent>
          <w:commentRangeStart w:id="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[ 0.1062428, -0.1065163, 0.396131, -0.3537632, 0.6397215, -0.1923142, -0.3012518, -0.1059661, -0.1]; in some simulations the -0.1 is changed to -0.5 or -2 (mentioned where it is done).</w:t>
      </w:r>
    </w:p>
    <w:p w:rsidR="00000000" w:rsidDel="00000000" w:rsidP="00000000" w:rsidRDefault="00000000" w:rsidRPr="00000000" w14:paraId="000000F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was extracted from </w:t>
      </w:r>
      <w:r w:rsidDel="00000000" w:rsidR="00000000" w:rsidRPr="00000000">
        <w:rPr>
          <w:rFonts w:ascii="Times New Roman" w:cs="Times New Roman" w:eastAsia="Times New Roman" w:hAnsi="Times New Roman"/>
          <w:sz w:val="24"/>
          <w:szCs w:val="24"/>
          <w:rtl w:val="0"/>
        </w:rPr>
        <w:t xml:space="preserve">Vangone A and Bonvin A, 2015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altered to add van-der Waals as negative reward, and charged-polar and apolar-apolar contacts were added according to their Pearson correlation with binding affinity.</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3532" cy="3328988"/>
            <wp:effectExtent b="0" l="0" r="0" t="0"/>
            <wp:docPr id="2140394298" name="image75.jpg"/>
            <a:graphic>
              <a:graphicData uri="http://schemas.openxmlformats.org/drawingml/2006/picture">
                <pic:pic>
                  <pic:nvPicPr>
                    <pic:cNvPr id="0" name="image75.jpg"/>
                    <pic:cNvPicPr preferRelativeResize="0"/>
                  </pic:nvPicPr>
                  <pic:blipFill>
                    <a:blip r:embed="rId20"/>
                    <a:srcRect b="5400" l="0" r="0" t="0"/>
                    <a:stretch>
                      <a:fillRect/>
                    </a:stretch>
                  </pic:blipFill>
                  <pic:spPr>
                    <a:xfrm>
                      <a:off x="0" y="0"/>
                      <a:ext cx="526353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Scoring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ector v</w:t>
      </w:r>
      <w:r w:rsidDel="00000000" w:rsidR="00000000" w:rsidRPr="00000000">
        <w:rPr>
          <w:rFonts w:ascii="Times New Roman" w:cs="Times New Roman" w:eastAsia="Times New Roman" w:hAnsi="Times New Roman"/>
          <w:sz w:val="24"/>
          <w:szCs w:val="24"/>
          <w:rtl w:val="0"/>
        </w:rPr>
        <w:t xml:space="preserve">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reward function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84538" cy="2172546"/>
            <wp:effectExtent b="0" l="0" r="0" t="0"/>
            <wp:docPr id="2140394296" name="image71.png"/>
            <a:graphic>
              <a:graphicData uri="http://schemas.openxmlformats.org/drawingml/2006/picture">
                <pic:pic>
                  <pic:nvPicPr>
                    <pic:cNvPr id="0" name="image71.png"/>
                    <pic:cNvPicPr preferRelativeResize="0"/>
                  </pic:nvPicPr>
                  <pic:blipFill>
                    <a:blip r:embed="rId21"/>
                    <a:srcRect b="7477" l="0" r="0" t="0"/>
                    <a:stretch>
                      <a:fillRect/>
                    </a:stretch>
                  </pic:blipFill>
                  <pic:spPr>
                    <a:xfrm>
                      <a:off x="0" y="0"/>
                      <a:ext cx="1984538" cy="217254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Converting score (“reward”) into reward (“c_reward”)</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Q-value according to the Q-value update equation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w:t>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step 3 to 7 till simulation reaches the maximum episodes limit.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056225" cy="5326972"/>
            <wp:effectExtent b="0" l="0" r="0" t="0"/>
            <wp:docPr id="2140394297" name="image73.png"/>
            <a:graphic>
              <a:graphicData uri="http://schemas.openxmlformats.org/drawingml/2006/picture">
                <pic:pic>
                  <pic:nvPicPr>
                    <pic:cNvPr id="0" name="image73.png"/>
                    <pic:cNvPicPr preferRelativeResize="0"/>
                  </pic:nvPicPr>
                  <pic:blipFill>
                    <a:blip r:embed="rId22"/>
                    <a:srcRect b="0" l="0" r="0" t="0"/>
                    <a:stretch>
                      <a:fillRect/>
                    </a:stretch>
                  </pic:blipFill>
                  <pic:spPr>
                    <a:xfrm>
                      <a:off x="0" y="0"/>
                      <a:ext cx="4056225" cy="532697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Flowchart of Basic Q-learning</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Aggregation</w:t>
      </w:r>
      <w:r w:rsidDel="00000000" w:rsidR="00000000" w:rsidRPr="00000000">
        <w:rPr>
          <w:rtl w:val="0"/>
        </w:rPr>
      </w:r>
    </w:p>
    <w:p w:rsidR="00000000" w:rsidDel="00000000" w:rsidP="00000000" w:rsidRDefault="00000000" w:rsidRPr="00000000" w14:paraId="00000102">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major problem with our objective is that for 17 residues in Pembro to be mutated into 20 standard amino acids per residue, the state space is 20</w:t>
      </w:r>
      <w:r w:rsidDel="00000000" w:rsidR="00000000" w:rsidRPr="00000000">
        <w:rPr>
          <w:rFonts w:ascii="Times New Roman" w:cs="Times New Roman" w:eastAsia="Times New Roman" w:hAnsi="Times New Roman"/>
          <w:sz w:val="26"/>
          <w:szCs w:val="26"/>
          <w:vertAlign w:val="superscript"/>
          <w:rtl w:val="0"/>
        </w:rPr>
        <w:t xml:space="preserve">17</w:t>
      </w:r>
      <w:r w:rsidDel="00000000" w:rsidR="00000000" w:rsidRPr="00000000">
        <w:rPr>
          <w:rFonts w:ascii="Times New Roman" w:cs="Times New Roman" w:eastAsia="Times New Roman" w:hAnsi="Times New Roman"/>
          <w:sz w:val="26"/>
          <w:szCs w:val="26"/>
          <w:rtl w:val="0"/>
        </w:rPr>
        <w:t xml:space="preserve">, which is very huge to explore. To expedite learning, if the states are aggregated based on common properties, one can reduce the state space to become more explorable.</w:t>
      </w:r>
    </w:p>
    <w:p w:rsidR="00000000" w:rsidDel="00000000" w:rsidP="00000000" w:rsidRDefault="00000000" w:rsidRPr="00000000" w14:paraId="00000103">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perform state aggregation, the following pipeline was used:</w:t>
      </w:r>
    </w:p>
    <w:p w:rsidR="00000000" w:rsidDel="00000000" w:rsidP="00000000" w:rsidRDefault="00000000" w:rsidRPr="00000000" w14:paraId="000001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simulations to collect data</w:t>
      </w:r>
      <w:r w:rsidDel="00000000" w:rsidR="00000000" w:rsidRPr="00000000">
        <w:rPr>
          <w:rFonts w:ascii="Times New Roman" w:cs="Times New Roman" w:eastAsia="Times New Roman" w:hAnsi="Times New Roman"/>
          <w:sz w:val="26"/>
          <w:szCs w:val="26"/>
          <w:rtl w:val="0"/>
        </w:rPr>
        <w:t xml:space="preserve"> - we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 two simulations of different random seeds.</w:t>
      </w:r>
    </w:p>
    <w:p w:rsidR="00000000" w:rsidDel="00000000" w:rsidP="00000000" w:rsidRDefault="00000000" w:rsidRPr="00000000" w14:paraId="000001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PCA on the data collected using PCA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 1.4.2</w:t>
      </w:r>
    </w:p>
    <w:p w:rsidR="00000000" w:rsidDel="00000000" w:rsidP="00000000" w:rsidRDefault="00000000" w:rsidRPr="00000000" w14:paraId="000001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k-means clustering on the PCA (using KMeans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600 centroids: 42</w:t>
      </w:r>
    </w:p>
    <w:p w:rsidR="00000000" w:rsidDel="00000000" w:rsidP="00000000" w:rsidRDefault="00000000" w:rsidRPr="00000000" w14:paraId="0000010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10000 centroids: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470613" cy="1627466"/>
            <wp:effectExtent b="0" l="0" r="0" t="0"/>
            <wp:docPr id="2140394299" name="image82.png"/>
            <a:graphic>
              <a:graphicData uri="http://schemas.openxmlformats.org/drawingml/2006/picture">
                <pic:pic>
                  <pic:nvPicPr>
                    <pic:cNvPr id="0" name="image82.png"/>
                    <pic:cNvPicPr preferRelativeResize="0"/>
                  </pic:nvPicPr>
                  <pic:blipFill>
                    <a:blip r:embed="rId23"/>
                    <a:srcRect b="0" l="0" r="0" t="0"/>
                    <a:stretch>
                      <a:fillRect/>
                    </a:stretch>
                  </pic:blipFill>
                  <pic:spPr>
                    <a:xfrm>
                      <a:off x="0" y="0"/>
                      <a:ext cx="2470613" cy="162746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08970" cy="1664462"/>
            <wp:effectExtent b="0" l="0" r="0" t="0"/>
            <wp:docPr id="2140394300" name="image74.png"/>
            <a:graphic>
              <a:graphicData uri="http://schemas.openxmlformats.org/drawingml/2006/picture">
                <pic:pic>
                  <pic:nvPicPr>
                    <pic:cNvPr id="0" name="image74.png"/>
                    <pic:cNvPicPr preferRelativeResize="0"/>
                  </pic:nvPicPr>
                  <pic:blipFill>
                    <a:blip r:embed="rId24"/>
                    <a:srcRect b="0" l="0" r="0" t="0"/>
                    <a:stretch>
                      <a:fillRect/>
                    </a:stretch>
                  </pic:blipFill>
                  <pic:spPr>
                    <a:xfrm>
                      <a:off x="0" y="0"/>
                      <a:ext cx="2208970" cy="166446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Simulation 1 (left):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for creating 600 centroids for simulation 3.1.1.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Simulation 2 (Right):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for creating 10000 centroids for simulation 3.1.2.</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mean score for the clusters was found </w:t>
      </w:r>
      <w:r w:rsidDel="00000000" w:rsidR="00000000" w:rsidRPr="00000000">
        <w:rPr>
          <w:rFonts w:ascii="Times New Roman" w:cs="Times New Roman" w:eastAsia="Times New Roman" w:hAnsi="Times New Roman"/>
          <w:sz w:val="24"/>
          <w:szCs w:val="24"/>
          <w:rtl w:val="0"/>
        </w:rPr>
        <w:t xml:space="preserve">using the KDTree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find members of clusters and saved along with the centroids. </w:t>
      </w:r>
    </w:p>
    <w:p w:rsidR="00000000" w:rsidDel="00000000" w:rsidP="00000000" w:rsidRDefault="00000000" w:rsidRPr="00000000" w14:paraId="000001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Simulations were run where the Mean Cluster Score replaced the Score as mentioned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 </w:t>
      </w:r>
    </w:p>
    <w:p w:rsidR="00000000" w:rsidDel="00000000" w:rsidP="00000000" w:rsidRDefault="00000000" w:rsidRPr="00000000" w14:paraId="0000010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Reduction</w:t>
      </w:r>
      <w:r w:rsidDel="00000000" w:rsidR="00000000" w:rsidRPr="00000000">
        <w:rPr>
          <w:rtl w:val="0"/>
        </w:rPr>
      </w:r>
    </w:p>
    <w:p w:rsidR="00000000" w:rsidDel="00000000" w:rsidP="00000000" w:rsidRDefault="00000000" w:rsidRPr="00000000" w14:paraId="0000010F">
      <w:pPr>
        <w:spacing w:line="480" w:lineRule="auto"/>
        <w:ind w:firstLine="720"/>
        <w:rPr>
          <w:rFonts w:ascii="Times New Roman" w:cs="Times New Roman" w:eastAsia="Times New Roman" w:hAnsi="Times New Roman"/>
          <w:sz w:val="26"/>
          <w:szCs w:val="26"/>
        </w:rPr>
        <w:sectPr>
          <w:footerReference r:id="rId25" w:type="default"/>
          <w:type w:val="nextPage"/>
          <w:pgSz w:h="16838" w:w="11906" w:orient="portrait"/>
          <w:pgMar w:bottom="1440" w:top="1440" w:left="1800" w:right="1440" w:header="708" w:footer="708"/>
          <w:pgNumType w:start="1"/>
        </w:sectPr>
      </w:pPr>
      <w:r w:rsidDel="00000000" w:rsidR="00000000" w:rsidRPr="00000000">
        <w:rPr>
          <w:rFonts w:ascii="Times New Roman" w:cs="Times New Roman" w:eastAsia="Times New Roman" w:hAnsi="Times New Roman"/>
          <w:sz w:val="26"/>
          <w:szCs w:val="26"/>
          <w:rtl w:val="0"/>
        </w:rPr>
        <w:t xml:space="preserve">Another way of reducing the state space is to restrict the residues we are working with. To perform this, we used data generated by Prof. Subhashini Srinivasan lab member Ms. Apoorva which explains which amino acids are conserved in the different residues in loops of heavy and light chains. </w:t>
      </w:r>
    </w:p>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Mutation Bias Matrix for the 17 positions in Pembrolizumab-PD1 (5B8C)</w:t>
      </w:r>
    </w:p>
    <w:tbl>
      <w:tblPr>
        <w:tblStyle w:val="Table4"/>
        <w:tblW w:w="13685.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Change w:id="0">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
        </w:tblGridChange>
      </w:tblGrid>
      <w:tr>
        <w:trPr>
          <w:cantSplit w:val="0"/>
          <w:trHeight w:val="326" w:hRule="atLeast"/>
          <w:tblHeader w:val="0"/>
        </w:trPr>
        <w:tc>
          <w:tcPr>
            <w:shd w:fill="auto" w:val="clear"/>
          </w:tcPr>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CDR </w:t>
            </w:r>
          </w:p>
        </w:tc>
        <w:tc>
          <w:tcPr>
            <w:shd w:fill="auto" w:val="clear"/>
          </w:tcPr>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Position </w:t>
            </w:r>
          </w:p>
        </w:tc>
        <w:tc>
          <w:tcPr>
            <w:shd w:fill="auto" w:val="clear"/>
          </w:tcPr>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A </w:t>
            </w:r>
          </w:p>
        </w:tc>
        <w:tc>
          <w:tcPr>
            <w:shd w:fill="ff0000" w:val="clear"/>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C </w:t>
            </w:r>
          </w:p>
        </w:tc>
        <w:tc>
          <w:tcPr>
            <w:shd w:fill="auto" w:val="clear"/>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D </w:t>
            </w:r>
          </w:p>
        </w:tc>
        <w:tc>
          <w:tcPr>
            <w:shd w:fill="auto" w:val="clear"/>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E </w:t>
            </w:r>
          </w:p>
        </w:tc>
        <w:tc>
          <w:tcPr>
            <w:shd w:fill="auto" w:val="clear"/>
          </w:tcPr>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F </w:t>
            </w:r>
          </w:p>
        </w:tc>
        <w:tc>
          <w:tcPr>
            <w:shd w:fill="auto" w:val="clear"/>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G </w:t>
            </w:r>
          </w:p>
        </w:tc>
        <w:tc>
          <w:tcPr>
            <w:shd w:fill="auto" w:val="clear"/>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H </w:t>
            </w:r>
          </w:p>
        </w:tc>
        <w:tc>
          <w:tcPr>
            <w:shd w:fill="auto" w:val="clear"/>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I </w:t>
            </w:r>
          </w:p>
        </w:tc>
        <w:tc>
          <w:tcPr>
            <w:shd w:fill="auto"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K </w:t>
            </w:r>
          </w:p>
        </w:tc>
        <w:tc>
          <w:tcPr>
            <w:shd w:fill="auto" w:val="clear"/>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L </w:t>
            </w:r>
          </w:p>
        </w:tc>
        <w:tc>
          <w:tcPr>
            <w:shd w:fill="ff0000" w:val="clear"/>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M </w:t>
            </w:r>
          </w:p>
        </w:tc>
        <w:tc>
          <w:tcPr>
            <w:shd w:fill="auto" w:val="clear"/>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N </w:t>
            </w:r>
          </w:p>
        </w:tc>
        <w:tc>
          <w:tcPr>
            <w:shd w:fill="ff0000" w:val="clear"/>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P </w:t>
            </w:r>
          </w:p>
        </w:tc>
        <w:tc>
          <w:tcPr>
            <w:shd w:fill="ff0000" w:val="clear"/>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Q </w:t>
            </w:r>
          </w:p>
        </w:tc>
        <w:tc>
          <w:tcPr>
            <w:shd w:fill="auto" w:val="clear"/>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R </w:t>
            </w:r>
          </w:p>
        </w:tc>
        <w:tc>
          <w:tcPr>
            <w:shd w:fill="auto" w:val="clear"/>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S </w:t>
            </w:r>
          </w:p>
        </w:tc>
        <w:tc>
          <w:tcPr>
            <w:shd w:fill="auto" w:val="clear"/>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T </w:t>
            </w:r>
          </w:p>
        </w:tc>
        <w:tc>
          <w:tcPr>
            <w:shd w:fill="auto" w:val="clear"/>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V </w:t>
            </w:r>
          </w:p>
        </w:tc>
        <w:tc>
          <w:tcPr>
            <w:shd w:fill="auto" w:val="clear"/>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W </w:t>
            </w:r>
          </w:p>
        </w:tc>
        <w:tc>
          <w:tcPr>
            <w:shd w:fill="auto" w:val="clear"/>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Y </w:t>
            </w:r>
          </w:p>
        </w:tc>
        <w:tc>
          <w:tcPr>
            <w:shd w:fill="auto" w:val="clear"/>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Entropy</w:t>
            </w:r>
          </w:p>
        </w:tc>
      </w:tr>
      <w:tr>
        <w:trPr>
          <w:cantSplit w:val="0"/>
          <w:trHeight w:val="326" w:hRule="atLeast"/>
          <w:tblHeader w:val="0"/>
        </w:trPr>
        <w:tc>
          <w:tcPr>
            <w:shd w:fill="auto" w:val="clear"/>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Ser-32</w:t>
            </w:r>
          </w:p>
        </w:tc>
        <w:tc>
          <w:tcPr>
            <w:shd w:fill="auto" w:val="clear"/>
          </w:tcPr>
          <w:p w:rsidR="00000000" w:rsidDel="00000000" w:rsidP="00000000" w:rsidRDefault="00000000" w:rsidRPr="00000000" w14:paraId="0000012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2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C">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2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E">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2F">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3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5">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3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3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9">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3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D">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3E">
            <w:pPr>
              <w:jc w:val="right"/>
              <w:rPr>
                <w:rFonts w:ascii="Calibri" w:cs="Calibri" w:eastAsia="Calibri" w:hAnsi="Calibri"/>
              </w:rPr>
            </w:pPr>
            <w:r w:rsidDel="00000000" w:rsidR="00000000" w:rsidRPr="00000000">
              <w:rPr>
                <w:rFonts w:ascii="Calibri" w:cs="Calibri" w:eastAsia="Calibri" w:hAnsi="Calibri"/>
                <w:rtl w:val="0"/>
              </w:rPr>
              <w:t xml:space="preserve">1.2747</w:t>
            </w:r>
          </w:p>
        </w:tc>
      </w:tr>
      <w:tr>
        <w:trPr>
          <w:cantSplit w:val="0"/>
          <w:trHeight w:val="326" w:hRule="atLeast"/>
          <w:tblHeader w:val="0"/>
        </w:trPr>
        <w:tc>
          <w:tcPr>
            <w:shd w:fill="auto" w:val="clear"/>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Tyr-34</w:t>
            </w:r>
          </w:p>
        </w:tc>
        <w:tc>
          <w:tcPr>
            <w:shd w:fill="auto" w:val="clear"/>
          </w:tcPr>
          <w:p w:rsidR="00000000" w:rsidDel="00000000" w:rsidP="00000000" w:rsidRDefault="00000000" w:rsidRPr="00000000" w14:paraId="0000014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4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3">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4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7">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8">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9">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4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4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C">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4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4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0">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4">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55">
            <w:pPr>
              <w:jc w:val="right"/>
              <w:rPr>
                <w:rFonts w:ascii="Calibri" w:cs="Calibri" w:eastAsia="Calibri" w:hAnsi="Calibri"/>
              </w:rPr>
            </w:pPr>
            <w:r w:rsidDel="00000000" w:rsidR="00000000" w:rsidRPr="00000000">
              <w:rPr>
                <w:rFonts w:ascii="Calibri" w:cs="Calibri" w:eastAsia="Calibri" w:hAnsi="Calibri"/>
                <w:rtl w:val="0"/>
              </w:rPr>
              <w:t xml:space="preserve">1.0824</w:t>
            </w:r>
          </w:p>
        </w:tc>
      </w:tr>
      <w:tr>
        <w:trPr>
          <w:cantSplit w:val="0"/>
          <w:trHeight w:val="326" w:hRule="atLeast"/>
          <w:tblHeader w:val="0"/>
        </w:trPr>
        <w:tc>
          <w:tcPr>
            <w:shd w:fill="auto" w:val="clear"/>
          </w:tcPr>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rtl w:val="0"/>
              </w:rPr>
              <w:t xml:space="preserve">Tyr-53</w:t>
            </w:r>
          </w:p>
        </w:tc>
        <w:tc>
          <w:tcPr>
            <w:shd w:fill="auto" w:val="clear"/>
          </w:tcPr>
          <w:p w:rsidR="00000000" w:rsidDel="00000000" w:rsidP="00000000" w:rsidRDefault="00000000" w:rsidRPr="00000000" w14:paraId="0000015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C">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5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E">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5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6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B">
            <w:pPr>
              <w:jc w:val="right"/>
              <w:rPr>
                <w:rFonts w:ascii="Calibri" w:cs="Calibri" w:eastAsia="Calibri" w:hAnsi="Calibri"/>
              </w:rPr>
            </w:pPr>
            <w:r w:rsidDel="00000000" w:rsidR="00000000" w:rsidRPr="00000000">
              <w:rPr>
                <w:rFonts w:ascii="Calibri" w:cs="Calibri" w:eastAsia="Calibri" w:hAnsi="Calibri"/>
                <w:rtl w:val="0"/>
              </w:rPr>
              <w:t xml:space="preserve">425</w:t>
            </w:r>
          </w:p>
        </w:tc>
        <w:tc>
          <w:tcPr>
            <w:shd w:fill="auto" w:val="clear"/>
          </w:tcPr>
          <w:p w:rsidR="00000000" w:rsidDel="00000000" w:rsidP="00000000" w:rsidRDefault="00000000" w:rsidRPr="00000000" w14:paraId="0000016C">
            <w:pPr>
              <w:jc w:val="right"/>
              <w:rPr>
                <w:rFonts w:ascii="Calibri" w:cs="Calibri" w:eastAsia="Calibri" w:hAnsi="Calibri"/>
              </w:rPr>
            </w:pPr>
            <w:r w:rsidDel="00000000" w:rsidR="00000000" w:rsidRPr="00000000">
              <w:rPr>
                <w:rFonts w:ascii="Calibri" w:cs="Calibri" w:eastAsia="Calibri" w:hAnsi="Calibri"/>
                <w:rtl w:val="0"/>
              </w:rPr>
              <w:t xml:space="preserve">2.8889</w:t>
            </w:r>
          </w:p>
        </w:tc>
      </w:tr>
      <w:tr>
        <w:trPr>
          <w:cantSplit w:val="0"/>
          <w:trHeight w:val="326" w:hRule="atLeast"/>
          <w:tblHeader w:val="0"/>
        </w:trPr>
        <w:tc>
          <w:tcPr>
            <w:shd w:fill="auto" w:val="clear"/>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Tyr-57</w:t>
            </w:r>
          </w:p>
        </w:tc>
        <w:tc>
          <w:tcPr>
            <w:shd w:fill="auto" w:val="clear"/>
          </w:tcPr>
          <w:p w:rsidR="00000000" w:rsidDel="00000000" w:rsidP="00000000" w:rsidRDefault="00000000" w:rsidRPr="00000000" w14:paraId="0000016F">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1">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2">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7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7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77">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7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A">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ff0000" w:val="clear"/>
          </w:tcPr>
          <w:p w:rsidR="00000000" w:rsidDel="00000000" w:rsidP="00000000" w:rsidRDefault="00000000" w:rsidRPr="00000000" w14:paraId="0000017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7C">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D">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17E">
            <w:pPr>
              <w:jc w:val="right"/>
              <w:rPr>
                <w:rFonts w:ascii="Calibri" w:cs="Calibri" w:eastAsia="Calibri" w:hAnsi="Calibri"/>
              </w:rPr>
            </w:pPr>
            <w:r w:rsidDel="00000000" w:rsidR="00000000" w:rsidRPr="00000000">
              <w:rPr>
                <w:rFonts w:ascii="Calibri" w:cs="Calibri" w:eastAsia="Calibri" w:hAnsi="Calibri"/>
                <w:rtl w:val="0"/>
              </w:rPr>
              <w:t xml:space="preserve">199</w:t>
            </w:r>
          </w:p>
        </w:tc>
        <w:tc>
          <w:tcPr>
            <w:shd w:fill="auto" w:val="clear"/>
          </w:tcPr>
          <w:p w:rsidR="00000000" w:rsidDel="00000000" w:rsidP="00000000" w:rsidRDefault="00000000" w:rsidRPr="00000000" w14:paraId="0000017F">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auto" w:val="clear"/>
          </w:tcPr>
          <w:p w:rsidR="00000000" w:rsidDel="00000000" w:rsidP="00000000" w:rsidRDefault="00000000" w:rsidRPr="00000000" w14:paraId="00000180">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82">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Pr>
          <w:p w:rsidR="00000000" w:rsidDel="00000000" w:rsidP="00000000" w:rsidRDefault="00000000" w:rsidRPr="00000000" w14:paraId="00000183">
            <w:pPr>
              <w:jc w:val="right"/>
              <w:rPr>
                <w:rFonts w:ascii="Calibri" w:cs="Calibri" w:eastAsia="Calibri" w:hAnsi="Calibri"/>
              </w:rPr>
            </w:pPr>
            <w:r w:rsidDel="00000000" w:rsidR="00000000" w:rsidRPr="00000000">
              <w:rPr>
                <w:rFonts w:ascii="Calibri" w:cs="Calibri" w:eastAsia="Calibri" w:hAnsi="Calibri"/>
                <w:rtl w:val="0"/>
              </w:rPr>
              <w:t xml:space="preserve">1.2454</w:t>
            </w:r>
          </w:p>
        </w:tc>
      </w:tr>
      <w:tr>
        <w:trPr>
          <w:cantSplit w:val="0"/>
          <w:trHeight w:val="326" w:hRule="atLeast"/>
          <w:tblHeader w:val="0"/>
        </w:trPr>
        <w:tc>
          <w:tcPr>
            <w:shd w:fill="84e291" w:val="clear"/>
          </w:tcPr>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85">
            <w:pPr>
              <w:rPr>
                <w:rFonts w:ascii="Calibri" w:cs="Calibri" w:eastAsia="Calibri" w:hAnsi="Calibri"/>
              </w:rPr>
            </w:pPr>
            <w:r w:rsidDel="00000000" w:rsidR="00000000" w:rsidRPr="00000000">
              <w:rPr>
                <w:rFonts w:ascii="Calibri" w:cs="Calibri" w:eastAsia="Calibri" w:hAnsi="Calibri"/>
                <w:rtl w:val="0"/>
              </w:rPr>
              <w:t xml:space="preserve">Arg-99</w:t>
            </w:r>
          </w:p>
        </w:tc>
        <w:tc>
          <w:tcPr>
            <w:shd w:fill="84e291" w:val="clear"/>
          </w:tcPr>
          <w:p w:rsidR="00000000" w:rsidDel="00000000" w:rsidP="00000000" w:rsidRDefault="00000000" w:rsidRPr="00000000" w14:paraId="00000186">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ff0000" w:val="clear"/>
          </w:tcPr>
          <w:p w:rsidR="00000000" w:rsidDel="00000000" w:rsidP="00000000" w:rsidRDefault="00000000" w:rsidRPr="00000000" w14:paraId="0000018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88">
            <w:pPr>
              <w:jc w:val="right"/>
              <w:rPr>
                <w:rFonts w:ascii="Calibri" w:cs="Calibri" w:eastAsia="Calibri" w:hAnsi="Calibri"/>
              </w:rPr>
            </w:pPr>
            <w:r w:rsidDel="00000000" w:rsidR="00000000" w:rsidRPr="00000000">
              <w:rPr>
                <w:rFonts w:ascii="Calibri" w:cs="Calibri" w:eastAsia="Calibri" w:hAnsi="Calibri"/>
                <w:rtl w:val="0"/>
              </w:rPr>
              <w:t xml:space="preserve">61</w:t>
            </w:r>
          </w:p>
        </w:tc>
        <w:tc>
          <w:tcPr>
            <w:shd w:fill="84e291" w:val="clear"/>
          </w:tcPr>
          <w:p w:rsidR="00000000" w:rsidDel="00000000" w:rsidP="00000000" w:rsidRDefault="00000000" w:rsidRPr="00000000" w14:paraId="00000189">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8A">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8B">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84e291" w:val="clear"/>
          </w:tcPr>
          <w:p w:rsidR="00000000" w:rsidDel="00000000" w:rsidP="00000000" w:rsidRDefault="00000000" w:rsidRPr="00000000" w14:paraId="0000018C">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8D">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8E">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8F">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ff0000" w:val="clear"/>
          </w:tcPr>
          <w:p w:rsidR="00000000" w:rsidDel="00000000" w:rsidP="00000000" w:rsidRDefault="00000000" w:rsidRPr="00000000" w14:paraId="00000190">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1">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92">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ff0000" w:val="clear"/>
          </w:tcPr>
          <w:p w:rsidR="00000000" w:rsidDel="00000000" w:rsidP="00000000" w:rsidRDefault="00000000" w:rsidRPr="00000000" w14:paraId="00000193">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94">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95">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96">
            <w:pPr>
              <w:jc w:val="right"/>
              <w:rPr>
                <w:rFonts w:ascii="Calibri" w:cs="Calibri" w:eastAsia="Calibri" w:hAnsi="Calibri"/>
              </w:rPr>
            </w:pPr>
            <w:r w:rsidDel="00000000" w:rsidR="00000000" w:rsidRPr="00000000">
              <w:rPr>
                <w:rFonts w:ascii="Calibri" w:cs="Calibri" w:eastAsia="Calibri" w:hAnsi="Calibri"/>
                <w:rtl w:val="0"/>
              </w:rPr>
              <w:t xml:space="preserve">25</w:t>
            </w:r>
          </w:p>
        </w:tc>
        <w:tc>
          <w:tcPr>
            <w:shd w:fill="84e291" w:val="clear"/>
          </w:tcPr>
          <w:p w:rsidR="00000000" w:rsidDel="00000000" w:rsidP="00000000" w:rsidRDefault="00000000" w:rsidRPr="00000000" w14:paraId="00000197">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84e291" w:val="clear"/>
          </w:tcPr>
          <w:p w:rsidR="00000000" w:rsidDel="00000000" w:rsidP="00000000" w:rsidRDefault="00000000" w:rsidRPr="00000000" w14:paraId="00000198">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9">
            <w:pPr>
              <w:jc w:val="right"/>
              <w:rPr>
                <w:rFonts w:ascii="Calibri" w:cs="Calibri" w:eastAsia="Calibri" w:hAnsi="Calibri"/>
              </w:rPr>
            </w:pPr>
            <w:r w:rsidDel="00000000" w:rsidR="00000000" w:rsidRPr="00000000">
              <w:rPr>
                <w:rFonts w:ascii="Calibri" w:cs="Calibri" w:eastAsia="Calibri" w:hAnsi="Calibri"/>
                <w:rtl w:val="0"/>
              </w:rPr>
              <w:t xml:space="preserve">35</w:t>
            </w:r>
          </w:p>
        </w:tc>
        <w:tc>
          <w:tcPr>
            <w:shd w:fill="84e291" w:val="clear"/>
          </w:tcPr>
          <w:p w:rsidR="00000000" w:rsidDel="00000000" w:rsidP="00000000" w:rsidRDefault="00000000" w:rsidRPr="00000000" w14:paraId="0000019A">
            <w:pPr>
              <w:jc w:val="right"/>
              <w:rPr>
                <w:rFonts w:ascii="Calibri" w:cs="Calibri" w:eastAsia="Calibri" w:hAnsi="Calibri"/>
              </w:rPr>
            </w:pPr>
            <w:r w:rsidDel="00000000" w:rsidR="00000000" w:rsidRPr="00000000">
              <w:rPr>
                <w:rFonts w:ascii="Calibri" w:cs="Calibri" w:eastAsia="Calibri" w:hAnsi="Calibri"/>
                <w:rtl w:val="0"/>
              </w:rPr>
              <w:t xml:space="preserve">0.2397</w:t>
            </w:r>
          </w:p>
        </w:tc>
      </w:tr>
      <w:tr>
        <w:trPr>
          <w:cantSplit w:val="0"/>
          <w:trHeight w:val="326" w:hRule="atLeast"/>
          <w:tblHeader w:val="0"/>
        </w:trPr>
        <w:tc>
          <w:tcPr>
            <w:shd w:fill="84e291" w:val="clear"/>
          </w:tcPr>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9C">
            <w:pPr>
              <w:rPr>
                <w:rFonts w:ascii="Calibri" w:cs="Calibri" w:eastAsia="Calibri" w:hAnsi="Calibri"/>
              </w:rPr>
            </w:pPr>
            <w:r w:rsidDel="00000000" w:rsidR="00000000" w:rsidRPr="00000000">
              <w:rPr>
                <w:rFonts w:ascii="Calibri" w:cs="Calibri" w:eastAsia="Calibri" w:hAnsi="Calibri"/>
                <w:rtl w:val="0"/>
              </w:rPr>
              <w:t xml:space="preserve">Tyr-101</w:t>
            </w:r>
          </w:p>
        </w:tc>
        <w:tc>
          <w:tcPr>
            <w:shd w:fill="84e291" w:val="clear"/>
          </w:tcPr>
          <w:p w:rsidR="00000000" w:rsidDel="00000000" w:rsidP="00000000" w:rsidRDefault="00000000" w:rsidRPr="00000000" w14:paraId="0000019D">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9E">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9F">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A0">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84e291" w:val="clear"/>
          </w:tcPr>
          <w:p w:rsidR="00000000" w:rsidDel="00000000" w:rsidP="00000000" w:rsidRDefault="00000000" w:rsidRPr="00000000" w14:paraId="000001A1">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A2">
            <w:pPr>
              <w:jc w:val="right"/>
              <w:rPr>
                <w:rFonts w:ascii="Calibri" w:cs="Calibri" w:eastAsia="Calibri" w:hAnsi="Calibri"/>
              </w:rPr>
            </w:pPr>
            <w:r w:rsidDel="00000000" w:rsidR="00000000" w:rsidRPr="00000000">
              <w:rPr>
                <w:rFonts w:ascii="Calibri" w:cs="Calibri" w:eastAsia="Calibri" w:hAnsi="Calibri"/>
                <w:rtl w:val="0"/>
              </w:rPr>
              <w:t xml:space="preserve">32</w:t>
            </w:r>
          </w:p>
        </w:tc>
        <w:tc>
          <w:tcPr>
            <w:shd w:fill="84e291" w:val="clear"/>
          </w:tcPr>
          <w:p w:rsidR="00000000" w:rsidDel="00000000" w:rsidP="00000000" w:rsidRDefault="00000000" w:rsidRPr="00000000" w14:paraId="000001A3">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4">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A5">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A6">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ff0000" w:val="clear"/>
          </w:tcPr>
          <w:p w:rsidR="00000000" w:rsidDel="00000000" w:rsidP="00000000" w:rsidRDefault="00000000" w:rsidRPr="00000000" w14:paraId="000001A7">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8">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A9">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1A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AB">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84e291" w:val="clear"/>
          </w:tcPr>
          <w:p w:rsidR="00000000" w:rsidDel="00000000" w:rsidP="00000000" w:rsidRDefault="00000000" w:rsidRPr="00000000" w14:paraId="000001AC">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84e291" w:val="clear"/>
          </w:tcPr>
          <w:p w:rsidR="00000000" w:rsidDel="00000000" w:rsidP="00000000" w:rsidRDefault="00000000" w:rsidRPr="00000000" w14:paraId="000001AD">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AE">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B0">
            <w:pPr>
              <w:jc w:val="right"/>
              <w:rPr>
                <w:rFonts w:ascii="Calibri" w:cs="Calibri" w:eastAsia="Calibri" w:hAnsi="Calibri"/>
              </w:rPr>
            </w:pPr>
            <w:r w:rsidDel="00000000" w:rsidR="00000000" w:rsidRPr="00000000">
              <w:rPr>
                <w:rFonts w:ascii="Calibri" w:cs="Calibri" w:eastAsia="Calibri" w:hAnsi="Calibri"/>
                <w:rtl w:val="0"/>
              </w:rPr>
              <w:t xml:space="preserve">65</w:t>
            </w:r>
          </w:p>
        </w:tc>
        <w:tc>
          <w:tcPr>
            <w:shd w:fill="84e291" w:val="clear"/>
          </w:tcPr>
          <w:p w:rsidR="00000000" w:rsidDel="00000000" w:rsidP="00000000" w:rsidRDefault="00000000" w:rsidRPr="00000000" w14:paraId="000001B1">
            <w:pPr>
              <w:jc w:val="right"/>
              <w:rPr>
                <w:rFonts w:ascii="Calibri" w:cs="Calibri" w:eastAsia="Calibri" w:hAnsi="Calibri"/>
              </w:rPr>
            </w:pPr>
            <w:r w:rsidDel="00000000" w:rsidR="00000000" w:rsidRPr="00000000">
              <w:rPr>
                <w:rFonts w:ascii="Calibri" w:cs="Calibri" w:eastAsia="Calibri" w:hAnsi="Calibri"/>
                <w:rtl w:val="0"/>
              </w:rPr>
              <w:t xml:space="preserve">0.4001</w:t>
            </w:r>
          </w:p>
        </w:tc>
      </w:tr>
      <w:tr>
        <w:trPr>
          <w:cantSplit w:val="0"/>
          <w:trHeight w:val="326" w:hRule="atLeast"/>
          <w:tblHeader w:val="0"/>
        </w:trPr>
        <w:tc>
          <w:tcPr>
            <w:shd w:fill="84e291" w:val="clear"/>
          </w:tcPr>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B3">
            <w:pPr>
              <w:rPr>
                <w:rFonts w:ascii="Calibri" w:cs="Calibri" w:eastAsia="Calibri" w:hAnsi="Calibri"/>
              </w:rPr>
            </w:pPr>
            <w:r w:rsidDel="00000000" w:rsidR="00000000" w:rsidRPr="00000000">
              <w:rPr>
                <w:rFonts w:ascii="Calibri" w:cs="Calibri" w:eastAsia="Calibri" w:hAnsi="Calibri"/>
                <w:rtl w:val="0"/>
              </w:rPr>
              <w:t xml:space="preserve">Arg-102</w:t>
            </w:r>
          </w:p>
        </w:tc>
        <w:tc>
          <w:tcPr>
            <w:shd w:fill="84e291" w:val="clear"/>
          </w:tcPr>
          <w:p w:rsidR="00000000" w:rsidDel="00000000" w:rsidP="00000000" w:rsidRDefault="00000000" w:rsidRPr="00000000" w14:paraId="000001B4">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ff0000" w:val="clear"/>
          </w:tcPr>
          <w:p w:rsidR="00000000" w:rsidDel="00000000" w:rsidP="00000000" w:rsidRDefault="00000000" w:rsidRPr="00000000" w14:paraId="000001B5">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B6">
            <w:pPr>
              <w:jc w:val="right"/>
              <w:rPr>
                <w:rFonts w:ascii="Calibri" w:cs="Calibri" w:eastAsia="Calibri" w:hAnsi="Calibri"/>
              </w:rPr>
            </w:pPr>
            <w:r w:rsidDel="00000000" w:rsidR="00000000" w:rsidRPr="00000000">
              <w:rPr>
                <w:rFonts w:ascii="Calibri" w:cs="Calibri" w:eastAsia="Calibri" w:hAnsi="Calibri"/>
                <w:rtl w:val="0"/>
              </w:rPr>
              <w:t xml:space="preserve">20</w:t>
            </w:r>
          </w:p>
        </w:tc>
        <w:tc>
          <w:tcPr>
            <w:shd w:fill="84e291" w:val="clear"/>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B8">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B9">
            <w:pPr>
              <w:jc w:val="right"/>
              <w:rPr>
                <w:rFonts w:ascii="Calibri" w:cs="Calibri" w:eastAsia="Calibri" w:hAnsi="Calibri"/>
              </w:rPr>
            </w:pPr>
            <w:r w:rsidDel="00000000" w:rsidR="00000000" w:rsidRPr="00000000">
              <w:rPr>
                <w:rFonts w:ascii="Calibri" w:cs="Calibri" w:eastAsia="Calibri" w:hAnsi="Calibri"/>
                <w:rtl w:val="0"/>
              </w:rPr>
              <w:t xml:space="preserve">41</w:t>
            </w:r>
          </w:p>
        </w:tc>
        <w:tc>
          <w:tcPr>
            <w:shd w:fill="84e291" w:val="clear"/>
          </w:tcPr>
          <w:p w:rsidR="00000000" w:rsidDel="00000000" w:rsidP="00000000" w:rsidRDefault="00000000" w:rsidRPr="00000000" w14:paraId="000001B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84e291" w:val="clear"/>
          </w:tcPr>
          <w:p w:rsidR="00000000" w:rsidDel="00000000" w:rsidP="00000000" w:rsidRDefault="00000000" w:rsidRPr="00000000" w14:paraId="000001B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BD">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ff0000" w:val="clear"/>
          </w:tcPr>
          <w:p w:rsidR="00000000" w:rsidDel="00000000" w:rsidP="00000000" w:rsidRDefault="00000000" w:rsidRPr="00000000" w14:paraId="000001BE">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BF">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C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2">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C3">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84e291" w:val="clear"/>
          </w:tcPr>
          <w:p w:rsidR="00000000" w:rsidDel="00000000" w:rsidP="00000000" w:rsidRDefault="00000000" w:rsidRPr="00000000" w14:paraId="000001C5">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1C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7">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84e291" w:val="clear"/>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0.5643</w:t>
            </w:r>
          </w:p>
        </w:tc>
      </w:tr>
      <w:tr>
        <w:trPr>
          <w:cantSplit w:val="0"/>
          <w:trHeight w:val="326" w:hRule="atLeast"/>
          <w:tblHeader w:val="0"/>
        </w:trPr>
        <w:tc>
          <w:tcPr>
            <w:shd w:fill="auto" w:val="clear"/>
          </w:tcPr>
          <w:p w:rsidR="00000000" w:rsidDel="00000000" w:rsidP="00000000" w:rsidRDefault="00000000" w:rsidRPr="00000000" w14:paraId="000001C9">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CA">
            <w:pPr>
              <w:rPr>
                <w:rFonts w:ascii="Calibri" w:cs="Calibri" w:eastAsia="Calibri" w:hAnsi="Calibri"/>
              </w:rPr>
            </w:pPr>
            <w:r w:rsidDel="00000000" w:rsidR="00000000" w:rsidRPr="00000000">
              <w:rPr>
                <w:rFonts w:ascii="Calibri" w:cs="Calibri" w:eastAsia="Calibri" w:hAnsi="Calibri"/>
                <w:rtl w:val="0"/>
              </w:rPr>
              <w:t xml:space="preserve">Thr-30</w:t>
            </w:r>
          </w:p>
        </w:tc>
        <w:tc>
          <w:tcPr>
            <w:shd w:fill="auto" w:val="clear"/>
          </w:tcPr>
          <w:p w:rsidR="00000000" w:rsidDel="00000000" w:rsidP="00000000" w:rsidRDefault="00000000" w:rsidRPr="00000000" w14:paraId="000001CB">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C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C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C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C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0">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D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D3">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D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D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ff0000" w:val="clear"/>
          </w:tcPr>
          <w:p w:rsidR="00000000" w:rsidDel="00000000" w:rsidP="00000000" w:rsidRDefault="00000000" w:rsidRPr="00000000" w14:paraId="000001D7">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D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9">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1DB">
            <w:pPr>
              <w:jc w:val="right"/>
              <w:rPr>
                <w:rFonts w:ascii="Calibri" w:cs="Calibri" w:eastAsia="Calibri" w:hAnsi="Calibri"/>
              </w:rPr>
            </w:pPr>
            <w:r w:rsidDel="00000000" w:rsidR="00000000" w:rsidRPr="00000000">
              <w:rPr>
                <w:rFonts w:ascii="Calibri" w:cs="Calibri" w:eastAsia="Calibri" w:hAnsi="Calibri"/>
                <w:rtl w:val="0"/>
              </w:rPr>
              <w:t xml:space="preserve">342</w:t>
            </w:r>
          </w:p>
        </w:tc>
        <w:tc>
          <w:tcPr>
            <w:shd w:fill="auto" w:val="clear"/>
          </w:tcPr>
          <w:p w:rsidR="00000000" w:rsidDel="00000000" w:rsidP="00000000" w:rsidRDefault="00000000" w:rsidRPr="00000000" w14:paraId="000001D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F">
            <w:pPr>
              <w:jc w:val="right"/>
              <w:rPr>
                <w:rFonts w:ascii="Calibri" w:cs="Calibri" w:eastAsia="Calibri" w:hAnsi="Calibri"/>
              </w:rPr>
            </w:pPr>
            <w:r w:rsidDel="00000000" w:rsidR="00000000" w:rsidRPr="00000000">
              <w:rPr>
                <w:rFonts w:ascii="Calibri" w:cs="Calibri" w:eastAsia="Calibri" w:hAnsi="Calibri"/>
                <w:rtl w:val="0"/>
              </w:rPr>
              <w:t xml:space="preserve">1.7489</w:t>
            </w:r>
          </w:p>
        </w:tc>
      </w:tr>
      <w:tr>
        <w:trPr>
          <w:cantSplit w:val="0"/>
          <w:trHeight w:val="326" w:hRule="atLeast"/>
          <w:tblHeader w:val="0"/>
        </w:trPr>
        <w:tc>
          <w:tcPr>
            <w:shd w:fill="auto" w:val="clear"/>
          </w:tcPr>
          <w:p w:rsidR="00000000" w:rsidDel="00000000" w:rsidP="00000000" w:rsidRDefault="00000000" w:rsidRPr="00000000" w14:paraId="000001E0">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Tyr-33</w:t>
            </w:r>
          </w:p>
        </w:tc>
        <w:tc>
          <w:tcPr>
            <w:shd w:fill="auto" w:val="clear"/>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81</w:t>
            </w:r>
          </w:p>
        </w:tc>
        <w:tc>
          <w:tcPr>
            <w:shd w:fill="ff0000" w:val="clear"/>
          </w:tcPr>
          <w:p w:rsidR="00000000" w:rsidDel="00000000" w:rsidP="00000000" w:rsidRDefault="00000000" w:rsidRPr="00000000" w14:paraId="000001E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4">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E5">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6">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40</w:t>
            </w:r>
          </w:p>
        </w:tc>
        <w:tc>
          <w:tcPr>
            <w:shd w:fill="auto" w:val="clear"/>
          </w:tcPr>
          <w:p w:rsidR="00000000" w:rsidDel="00000000" w:rsidP="00000000" w:rsidRDefault="00000000" w:rsidRPr="00000000" w14:paraId="000001E8">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E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E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ff0000" w:val="clear"/>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1EF">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1">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3">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4">
            <w:pPr>
              <w:jc w:val="right"/>
              <w:rPr>
                <w:rFonts w:ascii="Calibri" w:cs="Calibri" w:eastAsia="Calibri" w:hAnsi="Calibri"/>
              </w:rPr>
            </w:pPr>
            <w:r w:rsidDel="00000000" w:rsidR="00000000" w:rsidRPr="00000000">
              <w:rPr>
                <w:rFonts w:ascii="Calibri" w:cs="Calibri" w:eastAsia="Calibri" w:hAnsi="Calibri"/>
                <w:rtl w:val="0"/>
              </w:rPr>
              <w:t xml:space="preserve">85</w:t>
            </w:r>
          </w:p>
        </w:tc>
        <w:tc>
          <w:tcPr>
            <w:shd w:fill="auto" w:val="clear"/>
          </w:tcPr>
          <w:p w:rsidR="00000000" w:rsidDel="00000000" w:rsidP="00000000" w:rsidRDefault="00000000" w:rsidRPr="00000000" w14:paraId="000001F5">
            <w:pPr>
              <w:jc w:val="right"/>
              <w:rPr>
                <w:rFonts w:ascii="Calibri" w:cs="Calibri" w:eastAsia="Calibri" w:hAnsi="Calibri"/>
              </w:rPr>
            </w:pPr>
            <w:r w:rsidDel="00000000" w:rsidR="00000000" w:rsidRPr="00000000">
              <w:rPr>
                <w:rFonts w:ascii="Calibri" w:cs="Calibri" w:eastAsia="Calibri" w:hAnsi="Calibri"/>
                <w:rtl w:val="0"/>
              </w:rPr>
              <w:t xml:space="preserve">138</w:t>
            </w:r>
          </w:p>
        </w:tc>
        <w:tc>
          <w:tcPr>
            <w:shd w:fill="auto" w:val="clear"/>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1.008</w:t>
            </w:r>
          </w:p>
        </w:tc>
      </w:tr>
      <w:tr>
        <w:trPr>
          <w:cantSplit w:val="0"/>
          <w:trHeight w:val="326" w:hRule="atLeast"/>
          <w:tblHeader w:val="0"/>
        </w:trPr>
        <w:tc>
          <w:tcPr>
            <w:shd w:fill="auto" w:val="clear"/>
          </w:tcPr>
          <w:p w:rsidR="00000000" w:rsidDel="00000000" w:rsidP="00000000" w:rsidRDefault="00000000" w:rsidRPr="00000000" w14:paraId="000001F7">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F8">
            <w:pPr>
              <w:rPr>
                <w:rFonts w:ascii="Calibri" w:cs="Calibri" w:eastAsia="Calibri" w:hAnsi="Calibri"/>
              </w:rPr>
            </w:pPr>
            <w:r w:rsidDel="00000000" w:rsidR="00000000" w:rsidRPr="00000000">
              <w:rPr>
                <w:rFonts w:ascii="Calibri" w:cs="Calibri" w:eastAsia="Calibri" w:hAnsi="Calibri"/>
                <w:rtl w:val="0"/>
              </w:rPr>
              <w:t xml:space="preserve">Tyr-35</w:t>
            </w:r>
          </w:p>
        </w:tc>
        <w:tc>
          <w:tcPr>
            <w:shd w:fill="auto" w:val="clear"/>
          </w:tcPr>
          <w:p w:rsidR="00000000" w:rsidDel="00000000" w:rsidP="00000000" w:rsidRDefault="00000000" w:rsidRPr="00000000" w14:paraId="000001F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F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B">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F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FF">
            <w:pPr>
              <w:jc w:val="right"/>
              <w:rPr>
                <w:rFonts w:ascii="Calibri" w:cs="Calibri" w:eastAsia="Calibri" w:hAnsi="Calibri"/>
              </w:rPr>
            </w:pPr>
            <w:r w:rsidDel="00000000" w:rsidR="00000000" w:rsidRPr="00000000">
              <w:rPr>
                <w:rFonts w:ascii="Calibri" w:cs="Calibri" w:eastAsia="Calibri" w:hAnsi="Calibri"/>
                <w:rtl w:val="0"/>
              </w:rPr>
              <w:t xml:space="preserve">236</w:t>
            </w:r>
          </w:p>
        </w:tc>
        <w:tc>
          <w:tcPr>
            <w:shd w:fill="auto" w:val="clear"/>
          </w:tcPr>
          <w:p w:rsidR="00000000" w:rsidDel="00000000" w:rsidP="00000000" w:rsidRDefault="00000000" w:rsidRPr="00000000" w14:paraId="0000020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0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4">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0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6">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0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8">
            <w:pPr>
              <w:jc w:val="right"/>
              <w:rPr>
                <w:rFonts w:ascii="Calibri" w:cs="Calibri" w:eastAsia="Calibri" w:hAnsi="Calibri"/>
              </w:rPr>
            </w:pPr>
            <w:r w:rsidDel="00000000" w:rsidR="00000000" w:rsidRPr="00000000">
              <w:rPr>
                <w:rFonts w:ascii="Calibri" w:cs="Calibri" w:eastAsia="Calibri" w:hAnsi="Calibri"/>
                <w:rtl w:val="0"/>
              </w:rPr>
              <w:t xml:space="preserve">99</w:t>
            </w:r>
          </w:p>
        </w:tc>
        <w:tc>
          <w:tcPr>
            <w:shd w:fill="auto" w:val="clear"/>
          </w:tcPr>
          <w:p w:rsidR="00000000" w:rsidDel="00000000" w:rsidP="00000000" w:rsidRDefault="00000000" w:rsidRPr="00000000" w14:paraId="00000209">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0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C">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0D">
            <w:pPr>
              <w:jc w:val="right"/>
              <w:rPr>
                <w:rFonts w:ascii="Calibri" w:cs="Calibri" w:eastAsia="Calibri" w:hAnsi="Calibri"/>
              </w:rPr>
            </w:pPr>
            <w:r w:rsidDel="00000000" w:rsidR="00000000" w:rsidRPr="00000000">
              <w:rPr>
                <w:rFonts w:ascii="Calibri" w:cs="Calibri" w:eastAsia="Calibri" w:hAnsi="Calibri"/>
                <w:rtl w:val="0"/>
              </w:rPr>
              <w:t xml:space="preserve">1.761</w:t>
            </w:r>
          </w:p>
        </w:tc>
      </w:tr>
      <w:tr>
        <w:trPr>
          <w:cantSplit w:val="0"/>
          <w:trHeight w:val="326" w:hRule="atLeast"/>
          <w:tblHeader w:val="0"/>
        </w:trPr>
        <w:tc>
          <w:tcPr>
            <w:shd w:fill="auto" w:val="clear"/>
          </w:tcPr>
          <w:p w:rsidR="00000000" w:rsidDel="00000000" w:rsidP="00000000" w:rsidRDefault="00000000" w:rsidRPr="00000000" w14:paraId="0000020E">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0F">
            <w:pPr>
              <w:rPr>
                <w:rFonts w:ascii="Calibri" w:cs="Calibri" w:eastAsia="Calibri" w:hAnsi="Calibri"/>
              </w:rPr>
            </w:pPr>
            <w:r w:rsidDel="00000000" w:rsidR="00000000" w:rsidRPr="00000000">
              <w:rPr>
                <w:rFonts w:ascii="Calibri" w:cs="Calibri" w:eastAsia="Calibri" w:hAnsi="Calibri"/>
                <w:rtl w:val="0"/>
              </w:rPr>
              <w:t xml:space="preserve">Asn-52</w:t>
            </w:r>
          </w:p>
        </w:tc>
        <w:tc>
          <w:tcPr>
            <w:shd w:fill="auto" w:val="clear"/>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1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2">
            <w:pPr>
              <w:jc w:val="right"/>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Pr>
          <w:p w:rsidR="00000000" w:rsidDel="00000000" w:rsidP="00000000" w:rsidRDefault="00000000" w:rsidRPr="00000000" w14:paraId="00000213">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4">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1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6">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7">
            <w:pPr>
              <w:jc w:val="right"/>
              <w:rPr>
                <w:rFonts w:ascii="Calibri" w:cs="Calibri" w:eastAsia="Calibri" w:hAnsi="Calibri"/>
              </w:rPr>
            </w:pPr>
            <w:r w:rsidDel="00000000" w:rsidR="00000000" w:rsidRPr="00000000">
              <w:rPr>
                <w:rFonts w:ascii="Calibri" w:cs="Calibri" w:eastAsia="Calibri" w:hAnsi="Calibri"/>
                <w:rtl w:val="0"/>
              </w:rPr>
              <w:t xml:space="preserve">69</w:t>
            </w:r>
          </w:p>
        </w:tc>
        <w:tc>
          <w:tcPr>
            <w:shd w:fill="auto" w:val="clear"/>
          </w:tcPr>
          <w:p w:rsidR="00000000" w:rsidDel="00000000" w:rsidP="00000000" w:rsidRDefault="00000000" w:rsidRPr="00000000" w14:paraId="00000218">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1A">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B">
            <w:pPr>
              <w:jc w:val="right"/>
              <w:rPr>
                <w:rFonts w:ascii="Calibri" w:cs="Calibri" w:eastAsia="Calibri" w:hAnsi="Calibri"/>
              </w:rPr>
            </w:pPr>
            <w:r w:rsidDel="00000000" w:rsidR="00000000" w:rsidRPr="00000000">
              <w:rPr>
                <w:rFonts w:ascii="Calibri" w:cs="Calibri" w:eastAsia="Calibri" w:hAnsi="Calibri"/>
                <w:rtl w:val="0"/>
              </w:rPr>
              <w:t xml:space="preserve">194</w:t>
            </w:r>
          </w:p>
        </w:tc>
        <w:tc>
          <w:tcPr>
            <w:shd w:fill="ff0000" w:val="clear"/>
          </w:tcPr>
          <w:p w:rsidR="00000000" w:rsidDel="00000000" w:rsidP="00000000" w:rsidRDefault="00000000" w:rsidRPr="00000000" w14:paraId="0000021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1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1F">
            <w:pPr>
              <w:jc w:val="right"/>
              <w:rPr>
                <w:rFonts w:ascii="Calibri" w:cs="Calibri" w:eastAsia="Calibri" w:hAnsi="Calibri"/>
              </w:rPr>
            </w:pPr>
            <w:r w:rsidDel="00000000" w:rsidR="00000000" w:rsidRPr="00000000">
              <w:rPr>
                <w:rFonts w:ascii="Calibri" w:cs="Calibri" w:eastAsia="Calibri" w:hAnsi="Calibri"/>
                <w:rtl w:val="0"/>
              </w:rPr>
              <w:t xml:space="preserve">37</w:t>
            </w:r>
          </w:p>
        </w:tc>
        <w:tc>
          <w:tcPr>
            <w:shd w:fill="auto" w:val="clear"/>
          </w:tcPr>
          <w:p w:rsidR="00000000" w:rsidDel="00000000" w:rsidP="00000000" w:rsidRDefault="00000000" w:rsidRPr="00000000" w14:paraId="00000220">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222">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23">
            <w:pPr>
              <w:jc w:val="right"/>
              <w:rPr>
                <w:rFonts w:ascii="Calibri" w:cs="Calibri" w:eastAsia="Calibri" w:hAnsi="Calibri"/>
              </w:rPr>
            </w:pPr>
            <w:r w:rsidDel="00000000" w:rsidR="00000000" w:rsidRPr="00000000">
              <w:rPr>
                <w:rFonts w:ascii="Calibri" w:cs="Calibri" w:eastAsia="Calibri" w:hAnsi="Calibri"/>
                <w:rtl w:val="0"/>
              </w:rPr>
              <w:t xml:space="preserve">57</w:t>
            </w:r>
          </w:p>
        </w:tc>
        <w:tc>
          <w:tcPr>
            <w:shd w:fill="auto" w:val="clear"/>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1.1057</w:t>
            </w:r>
          </w:p>
        </w:tc>
      </w:tr>
      <w:tr>
        <w:trPr>
          <w:cantSplit w:val="0"/>
          <w:trHeight w:val="326" w:hRule="atLeast"/>
          <w:tblHeader w:val="0"/>
        </w:trPr>
        <w:tc>
          <w:tcPr>
            <w:shd w:fill="84e291" w:val="clear"/>
          </w:tcPr>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rtl w:val="0"/>
              </w:rPr>
              <w:t xml:space="preserve">CDR-H2</w:t>
            </w:r>
          </w:p>
        </w:tc>
        <w:tc>
          <w:tcPr>
            <w:shd w:fill="84e291" w:val="clear"/>
          </w:tcPr>
          <w:p w:rsidR="00000000" w:rsidDel="00000000" w:rsidP="00000000" w:rsidRDefault="00000000" w:rsidRPr="00000000" w14:paraId="00000226">
            <w:pPr>
              <w:rPr>
                <w:rFonts w:ascii="Calibri" w:cs="Calibri" w:eastAsia="Calibri" w:hAnsi="Calibri"/>
              </w:rPr>
            </w:pPr>
            <w:r w:rsidDel="00000000" w:rsidR="00000000" w:rsidRPr="00000000">
              <w:rPr>
                <w:rFonts w:ascii="Calibri" w:cs="Calibri" w:eastAsia="Calibri" w:hAnsi="Calibri"/>
                <w:rtl w:val="0"/>
              </w:rPr>
              <w:t xml:space="preserve">Ser-54</w:t>
            </w:r>
          </w:p>
        </w:tc>
        <w:tc>
          <w:tcPr>
            <w:shd w:fill="84e291" w:val="clear"/>
          </w:tcPr>
          <w:p w:rsidR="00000000" w:rsidDel="00000000" w:rsidP="00000000" w:rsidRDefault="00000000" w:rsidRPr="00000000" w14:paraId="00000227">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2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29">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22B">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C">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84e291" w:val="clea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60</w:t>
            </w:r>
          </w:p>
        </w:tc>
        <w:tc>
          <w:tcPr>
            <w:shd w:fill="84e291" w:val="clear"/>
          </w:tcPr>
          <w:p w:rsidR="00000000" w:rsidDel="00000000" w:rsidP="00000000" w:rsidRDefault="00000000" w:rsidRPr="00000000" w14:paraId="0000022F">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0">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ff0000" w:val="clear"/>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ff0000" w:val="clear"/>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3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84e291" w:val="clear"/>
          </w:tcPr>
          <w:p w:rsidR="00000000" w:rsidDel="00000000" w:rsidP="00000000" w:rsidRDefault="00000000" w:rsidRPr="00000000" w14:paraId="00000235">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236">
            <w:pPr>
              <w:jc w:val="right"/>
              <w:rPr>
                <w:rFonts w:ascii="Calibri" w:cs="Calibri" w:eastAsia="Calibri" w:hAnsi="Calibri"/>
              </w:rPr>
            </w:pPr>
            <w:r w:rsidDel="00000000" w:rsidR="00000000" w:rsidRPr="00000000">
              <w:rPr>
                <w:rFonts w:ascii="Calibri" w:cs="Calibri" w:eastAsia="Calibri" w:hAnsi="Calibri"/>
                <w:rtl w:val="0"/>
              </w:rPr>
              <w:t xml:space="preserve">63</w:t>
            </w:r>
          </w:p>
        </w:tc>
        <w:tc>
          <w:tcPr>
            <w:shd w:fill="84e291" w:val="clear"/>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3A">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84e291" w:val="clear"/>
          </w:tcPr>
          <w:p w:rsidR="00000000" w:rsidDel="00000000" w:rsidP="00000000" w:rsidRDefault="00000000" w:rsidRPr="00000000" w14:paraId="0000023B">
            <w:pPr>
              <w:jc w:val="right"/>
              <w:rPr>
                <w:rFonts w:ascii="Calibri" w:cs="Calibri" w:eastAsia="Calibri" w:hAnsi="Calibri"/>
              </w:rPr>
            </w:pPr>
            <w:r w:rsidDel="00000000" w:rsidR="00000000" w:rsidRPr="00000000">
              <w:rPr>
                <w:rFonts w:ascii="Calibri" w:cs="Calibri" w:eastAsia="Calibri" w:hAnsi="Calibri"/>
                <w:rtl w:val="0"/>
              </w:rPr>
              <w:t xml:space="preserve">0.6245</w:t>
            </w:r>
          </w:p>
        </w:tc>
      </w:tr>
      <w:tr>
        <w:trPr>
          <w:cantSplit w:val="0"/>
          <w:trHeight w:val="326" w:hRule="atLeast"/>
          <w:tblHeader w:val="0"/>
        </w:trPr>
        <w:tc>
          <w:tcPr>
            <w:shd w:fill="auto" w:val="clear"/>
          </w:tcPr>
          <w:p w:rsidR="00000000" w:rsidDel="00000000" w:rsidP="00000000" w:rsidRDefault="00000000" w:rsidRPr="00000000" w14:paraId="0000023C">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3D">
            <w:pPr>
              <w:rPr>
                <w:rFonts w:ascii="Calibri" w:cs="Calibri" w:eastAsia="Calibri" w:hAnsi="Calibri"/>
              </w:rPr>
            </w:pPr>
            <w:r w:rsidDel="00000000" w:rsidR="00000000" w:rsidRPr="00000000">
              <w:rPr>
                <w:rFonts w:ascii="Calibri" w:cs="Calibri" w:eastAsia="Calibri" w:hAnsi="Calibri"/>
                <w:rtl w:val="0"/>
              </w:rPr>
              <w:t xml:space="preserve">Asn-55</w:t>
            </w:r>
          </w:p>
        </w:tc>
        <w:tc>
          <w:tcPr>
            <w:shd w:fill="auto" w:val="clear"/>
          </w:tcPr>
          <w:p w:rsidR="00000000" w:rsidDel="00000000" w:rsidP="00000000" w:rsidRDefault="00000000" w:rsidRPr="00000000" w14:paraId="0000023E">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3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0">
            <w:pPr>
              <w:jc w:val="right"/>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2">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auto" w:val="clear"/>
          </w:tcPr>
          <w:p w:rsidR="00000000" w:rsidDel="00000000" w:rsidP="00000000" w:rsidRDefault="00000000" w:rsidRPr="00000000" w14:paraId="00000243">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4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5">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47">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4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9">
            <w:pPr>
              <w:jc w:val="right"/>
              <w:rPr>
                <w:rFonts w:ascii="Calibri" w:cs="Calibri" w:eastAsia="Calibri" w:hAnsi="Calibri"/>
              </w:rPr>
            </w:pPr>
            <w:r w:rsidDel="00000000" w:rsidR="00000000" w:rsidRPr="00000000">
              <w:rPr>
                <w:rFonts w:ascii="Calibri" w:cs="Calibri" w:eastAsia="Calibri" w:hAnsi="Calibri"/>
                <w:rtl w:val="0"/>
              </w:rPr>
              <w:t xml:space="preserve">141</w:t>
            </w:r>
          </w:p>
        </w:tc>
        <w:tc>
          <w:tcPr>
            <w:shd w:fill="ff0000" w:val="clear"/>
          </w:tcPr>
          <w:p w:rsidR="00000000" w:rsidDel="00000000" w:rsidP="00000000" w:rsidRDefault="00000000" w:rsidRPr="00000000" w14:paraId="0000024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4B">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4C">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4D">
            <w:pPr>
              <w:jc w:val="right"/>
              <w:rPr>
                <w:rFonts w:ascii="Calibri" w:cs="Calibri" w:eastAsia="Calibri" w:hAnsi="Calibri"/>
              </w:rPr>
            </w:pPr>
            <w:r w:rsidDel="00000000" w:rsidR="00000000" w:rsidRPr="00000000">
              <w:rPr>
                <w:rFonts w:ascii="Calibri" w:cs="Calibri" w:eastAsia="Calibri" w:hAnsi="Calibri"/>
                <w:rtl w:val="0"/>
              </w:rPr>
              <w:t xml:space="preserve">149</w:t>
            </w:r>
          </w:p>
        </w:tc>
        <w:tc>
          <w:tcPr>
            <w:shd w:fill="auto" w:val="clear"/>
          </w:tcPr>
          <w:p w:rsidR="00000000" w:rsidDel="00000000" w:rsidP="00000000" w:rsidRDefault="00000000" w:rsidRPr="00000000" w14:paraId="0000024E">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24F">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250">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52">
            <w:pPr>
              <w:jc w:val="right"/>
              <w:rPr>
                <w:rFonts w:ascii="Calibri" w:cs="Calibri" w:eastAsia="Calibri" w:hAnsi="Calibri"/>
              </w:rPr>
            </w:pPr>
            <w:r w:rsidDel="00000000" w:rsidR="00000000" w:rsidRPr="00000000">
              <w:rPr>
                <w:rFonts w:ascii="Calibri" w:cs="Calibri" w:eastAsia="Calibri" w:hAnsi="Calibri"/>
                <w:rtl w:val="0"/>
              </w:rPr>
              <w:t xml:space="preserve">0.9189</w:t>
            </w:r>
          </w:p>
        </w:tc>
      </w:tr>
      <w:tr>
        <w:trPr>
          <w:cantSplit w:val="0"/>
          <w:trHeight w:val="326" w:hRule="atLeast"/>
          <w:tblHeader w:val="0"/>
        </w:trPr>
        <w:tc>
          <w:tcPr>
            <w:shd w:fill="auto" w:val="clear"/>
          </w:tcPr>
          <w:p w:rsidR="00000000" w:rsidDel="00000000" w:rsidP="00000000" w:rsidRDefault="00000000" w:rsidRPr="00000000" w14:paraId="00000253">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54">
            <w:pPr>
              <w:rPr>
                <w:rFonts w:ascii="Calibri" w:cs="Calibri" w:eastAsia="Calibri" w:hAnsi="Calibri"/>
              </w:rPr>
            </w:pPr>
            <w:r w:rsidDel="00000000" w:rsidR="00000000" w:rsidRPr="00000000">
              <w:rPr>
                <w:rFonts w:ascii="Calibri" w:cs="Calibri" w:eastAsia="Calibri" w:hAnsi="Calibri"/>
                <w:rtl w:val="0"/>
              </w:rPr>
              <w:t xml:space="preserve">Thr-58 </w:t>
            </w:r>
          </w:p>
        </w:tc>
        <w:tc>
          <w:tcPr>
            <w:shd w:fill="auto" w:val="clear"/>
          </w:tcPr>
          <w:p w:rsidR="00000000" w:rsidDel="00000000" w:rsidP="00000000" w:rsidRDefault="00000000" w:rsidRPr="00000000" w14:paraId="00000255">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ff0000" w:val="clear"/>
          </w:tcPr>
          <w:p w:rsidR="00000000" w:rsidDel="00000000" w:rsidP="00000000" w:rsidRDefault="00000000" w:rsidRPr="00000000" w14:paraId="0000025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5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A">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5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5F">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61">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ff0000" w:val="clear"/>
          </w:tcPr>
          <w:p w:rsidR="00000000" w:rsidDel="00000000" w:rsidP="00000000" w:rsidRDefault="00000000" w:rsidRPr="00000000" w14:paraId="0000026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366</w:t>
            </w:r>
          </w:p>
        </w:tc>
        <w:tc>
          <w:tcPr>
            <w:shd w:fill="auto" w:val="clear"/>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9">
            <w:pPr>
              <w:jc w:val="right"/>
              <w:rPr>
                <w:rFonts w:ascii="Calibri" w:cs="Calibri" w:eastAsia="Calibri" w:hAnsi="Calibri"/>
              </w:rPr>
            </w:pPr>
            <w:r w:rsidDel="00000000" w:rsidR="00000000" w:rsidRPr="00000000">
              <w:rPr>
                <w:rFonts w:ascii="Calibri" w:cs="Calibri" w:eastAsia="Calibri" w:hAnsi="Calibri"/>
                <w:rtl w:val="0"/>
              </w:rPr>
              <w:t xml:space="preserve">1.8005</w:t>
            </w:r>
          </w:p>
        </w:tc>
      </w:tr>
      <w:tr>
        <w:trPr>
          <w:cantSplit w:val="0"/>
          <w:trHeight w:val="326" w:hRule="atLeast"/>
          <w:tblHeader w:val="0"/>
        </w:trPr>
        <w:tc>
          <w:tcPr>
            <w:shd w:fill="auto" w:val="clear"/>
          </w:tcPr>
          <w:p w:rsidR="00000000" w:rsidDel="00000000" w:rsidP="00000000" w:rsidRDefault="00000000" w:rsidRPr="00000000" w14:paraId="0000026A">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6B">
            <w:pPr>
              <w:rPr>
                <w:rFonts w:ascii="Calibri" w:cs="Calibri" w:eastAsia="Calibri" w:hAnsi="Calibri"/>
              </w:rPr>
            </w:pPr>
            <w:r w:rsidDel="00000000" w:rsidR="00000000" w:rsidRPr="00000000">
              <w:rPr>
                <w:rFonts w:ascii="Calibri" w:cs="Calibri" w:eastAsia="Calibri" w:hAnsi="Calibri"/>
                <w:rtl w:val="0"/>
              </w:rPr>
              <w:t xml:space="preserve">Asn-59</w:t>
            </w:r>
          </w:p>
        </w:tc>
        <w:tc>
          <w:tcPr>
            <w:shd w:fill="auto" w:val="clear"/>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6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E">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26F">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1">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74">
            <w:pPr>
              <w:jc w:val="right"/>
              <w:rPr>
                <w:rFonts w:ascii="Calibri" w:cs="Calibri" w:eastAsia="Calibri" w:hAnsi="Calibri"/>
              </w:rPr>
            </w:pPr>
            <w:r w:rsidDel="00000000" w:rsidR="00000000" w:rsidRPr="00000000">
              <w:rPr>
                <w:rFonts w:ascii="Calibri" w:cs="Calibri" w:eastAsia="Calibri" w:hAnsi="Calibri"/>
                <w:rtl w:val="0"/>
              </w:rPr>
              <w:t xml:space="preserve">68</w:t>
            </w:r>
          </w:p>
        </w:tc>
        <w:tc>
          <w:tcPr>
            <w:shd w:fill="auto" w:val="clear"/>
          </w:tcPr>
          <w:p w:rsidR="00000000" w:rsidDel="00000000" w:rsidP="00000000" w:rsidRDefault="00000000" w:rsidRPr="00000000" w14:paraId="0000027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77">
            <w:pPr>
              <w:jc w:val="right"/>
              <w:rPr>
                <w:rFonts w:ascii="Calibri" w:cs="Calibri" w:eastAsia="Calibri" w:hAnsi="Calibri"/>
              </w:rPr>
            </w:pPr>
            <w:r w:rsidDel="00000000" w:rsidR="00000000" w:rsidRPr="00000000">
              <w:rPr>
                <w:rFonts w:ascii="Calibri" w:cs="Calibri" w:eastAsia="Calibri" w:hAnsi="Calibri"/>
                <w:rtl w:val="0"/>
              </w:rPr>
              <w:t xml:space="preserve">211</w:t>
            </w:r>
          </w:p>
        </w:tc>
        <w:tc>
          <w:tcPr>
            <w:shd w:fill="ff0000" w:val="clear"/>
          </w:tcPr>
          <w:p w:rsidR="00000000" w:rsidDel="00000000" w:rsidP="00000000" w:rsidRDefault="00000000" w:rsidRPr="00000000" w14:paraId="0000027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7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7A">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51</w:t>
            </w:r>
          </w:p>
        </w:tc>
        <w:tc>
          <w:tcPr>
            <w:shd w:fill="auto" w:val="clear"/>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7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0.9348</w:t>
            </w:r>
          </w:p>
        </w:tc>
      </w:tr>
      <w:tr>
        <w:trPr>
          <w:cantSplit w:val="0"/>
          <w:trHeight w:val="326" w:hRule="atLeast"/>
          <w:tblHeader w:val="0"/>
        </w:trPr>
        <w:tc>
          <w:tcPr>
            <w:shd w:fill="auto" w:val="clear"/>
          </w:tcPr>
          <w:p w:rsidR="00000000" w:rsidDel="00000000" w:rsidP="00000000" w:rsidRDefault="00000000" w:rsidRPr="00000000" w14:paraId="00000281">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82">
            <w:pPr>
              <w:rPr>
                <w:rFonts w:ascii="Calibri" w:cs="Calibri" w:eastAsia="Calibri" w:hAnsi="Calibri"/>
              </w:rPr>
            </w:pPr>
            <w:r w:rsidDel="00000000" w:rsidR="00000000" w:rsidRPr="00000000">
              <w:rPr>
                <w:rFonts w:ascii="Calibri" w:cs="Calibri" w:eastAsia="Calibri" w:hAnsi="Calibri"/>
                <w:rtl w:val="0"/>
              </w:rPr>
              <w:t xml:space="preserve">Ser-95</w:t>
            </w:r>
          </w:p>
        </w:tc>
        <w:tc>
          <w:tcPr>
            <w:shd w:fill="auto" w:val="clear"/>
          </w:tcPr>
          <w:p w:rsidR="00000000" w:rsidDel="00000000" w:rsidP="00000000" w:rsidRDefault="00000000" w:rsidRPr="00000000" w14:paraId="00000283">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8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5">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88">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89">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A">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ff0000" w:val="clear"/>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E">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54</w:t>
            </w:r>
          </w:p>
        </w:tc>
        <w:tc>
          <w:tcPr>
            <w:shd w:fill="auto" w:val="clear"/>
          </w:tcPr>
          <w:p w:rsidR="00000000" w:rsidDel="00000000" w:rsidP="00000000" w:rsidRDefault="00000000" w:rsidRPr="00000000" w14:paraId="00000292">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29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5">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96">
            <w:pPr>
              <w:jc w:val="right"/>
              <w:rPr>
                <w:rFonts w:ascii="Calibri" w:cs="Calibri" w:eastAsia="Calibri" w:hAnsi="Calibri"/>
              </w:rPr>
            </w:pPr>
            <w:r w:rsidDel="00000000" w:rsidR="00000000" w:rsidRPr="00000000">
              <w:rPr>
                <w:rFonts w:ascii="Calibri" w:cs="Calibri" w:eastAsia="Calibri" w:hAnsi="Calibri"/>
                <w:rtl w:val="0"/>
              </w:rPr>
              <w:t xml:space="preserve">222</w:t>
            </w:r>
          </w:p>
        </w:tc>
        <w:tc>
          <w:tcPr>
            <w:shd w:fill="auto" w:val="clear"/>
          </w:tcPr>
          <w:p w:rsidR="00000000" w:rsidDel="00000000" w:rsidP="00000000" w:rsidRDefault="00000000" w:rsidRPr="00000000" w14:paraId="00000297">
            <w:pPr>
              <w:jc w:val="right"/>
              <w:rPr>
                <w:rFonts w:ascii="Calibri" w:cs="Calibri" w:eastAsia="Calibri" w:hAnsi="Calibri"/>
              </w:rPr>
            </w:pPr>
            <w:r w:rsidDel="00000000" w:rsidR="00000000" w:rsidRPr="00000000">
              <w:rPr>
                <w:rFonts w:ascii="Calibri" w:cs="Calibri" w:eastAsia="Calibri" w:hAnsi="Calibri"/>
                <w:rtl w:val="0"/>
              </w:rPr>
              <w:t xml:space="preserve">1.374</w:t>
            </w:r>
          </w:p>
        </w:tc>
      </w:tr>
      <w:tr>
        <w:trPr>
          <w:cantSplit w:val="0"/>
          <w:trHeight w:val="326" w:hRule="atLeast"/>
          <w:tblHeader w:val="0"/>
        </w:trPr>
        <w:tc>
          <w:tcPr>
            <w:shd w:fill="auto" w:val="clear"/>
          </w:tcPr>
          <w:p w:rsidR="00000000" w:rsidDel="00000000" w:rsidP="00000000" w:rsidRDefault="00000000" w:rsidRPr="00000000" w14:paraId="00000298">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99">
            <w:pPr>
              <w:rPr>
                <w:rFonts w:ascii="Calibri" w:cs="Calibri" w:eastAsia="Calibri" w:hAnsi="Calibri"/>
              </w:rPr>
            </w:pPr>
            <w:r w:rsidDel="00000000" w:rsidR="00000000" w:rsidRPr="00000000">
              <w:rPr>
                <w:rFonts w:ascii="Calibri" w:cs="Calibri" w:eastAsia="Calibri" w:hAnsi="Calibri"/>
                <w:rtl w:val="0"/>
              </w:rPr>
              <w:t xml:space="preserve">Asp-97</w:t>
            </w:r>
          </w:p>
        </w:tc>
        <w:tc>
          <w:tcPr>
            <w:shd w:fill="auto" w:val="clear"/>
          </w:tcPr>
          <w:p w:rsidR="00000000" w:rsidDel="00000000" w:rsidP="00000000" w:rsidRDefault="00000000" w:rsidRPr="00000000" w14:paraId="0000029A">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29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C">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9D">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9F">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1">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3">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ff0000" w:val="clear"/>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5">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A7">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A9">
            <w:pPr>
              <w:jc w:val="right"/>
              <w:rPr>
                <w:rFonts w:ascii="Calibri" w:cs="Calibri" w:eastAsia="Calibri" w:hAnsi="Calibri"/>
              </w:rPr>
            </w:pPr>
            <w:r w:rsidDel="00000000" w:rsidR="00000000" w:rsidRPr="00000000">
              <w:rPr>
                <w:rFonts w:ascii="Calibri" w:cs="Calibri" w:eastAsia="Calibri" w:hAnsi="Calibri"/>
                <w:rtl w:val="0"/>
              </w:rPr>
              <w:t xml:space="preserve">179</w:t>
            </w:r>
          </w:p>
        </w:tc>
        <w:tc>
          <w:tcPr>
            <w:shd w:fill="auto" w:val="clear"/>
          </w:tcPr>
          <w:p w:rsidR="00000000" w:rsidDel="00000000" w:rsidP="00000000" w:rsidRDefault="00000000" w:rsidRPr="00000000" w14:paraId="000002AA">
            <w:pPr>
              <w:jc w:val="right"/>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D">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AE">
            <w:pPr>
              <w:jc w:val="right"/>
              <w:rPr>
                <w:rFonts w:ascii="Calibri" w:cs="Calibri" w:eastAsia="Calibri" w:hAnsi="Calibri"/>
              </w:rPr>
            </w:pPr>
            <w:r w:rsidDel="00000000" w:rsidR="00000000" w:rsidRPr="00000000">
              <w:rPr>
                <w:rFonts w:ascii="Calibri" w:cs="Calibri" w:eastAsia="Calibri" w:hAnsi="Calibri"/>
                <w:rtl w:val="0"/>
              </w:rPr>
              <w:t xml:space="preserve">0.9694</w:t>
            </w:r>
          </w:p>
        </w:tc>
      </w:tr>
    </w:tbl>
    <w:p w:rsidR="00000000" w:rsidDel="00000000" w:rsidP="00000000" w:rsidRDefault="00000000" w:rsidRPr="00000000" w14:paraId="000002AF">
      <w:pPr>
        <w:spacing w:line="480" w:lineRule="auto"/>
        <w:rPr>
          <w:rFonts w:ascii="Times New Roman" w:cs="Times New Roman" w:eastAsia="Times New Roman" w:hAnsi="Times New Roman"/>
          <w:sz w:val="26"/>
          <w:szCs w:val="26"/>
        </w:rPr>
        <w:sectPr>
          <w:type w:val="nextPage"/>
          <w:pgSz w:h="11906" w:w="16838" w:orient="landscape"/>
          <w:pgMar w:bottom="1440" w:top="1800" w:left="1440" w:right="1440" w:header="708" w:footer="708"/>
        </w:sectPr>
      </w:pPr>
      <w:r w:rsidDel="00000000" w:rsidR="00000000" w:rsidRPr="00000000">
        <w:rPr>
          <w:rtl w:val="0"/>
        </w:rPr>
      </w:r>
    </w:p>
    <w:p w:rsidR="00000000" w:rsidDel="00000000" w:rsidP="00000000" w:rsidRDefault="00000000" w:rsidRPr="00000000" w14:paraId="000002B0">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mutation bias matrix was used to reduce the state space. In total</w:t>
      </w:r>
      <w:sdt>
        <w:sdtPr>
          <w:tag w:val="goog_rdk_210"/>
        </w:sdtPr>
        <w:sdtContent>
          <w:ins w:author="Nithya Ramakrishnan" w:id="110" w:date="2024-05-18T11:29:56Z">
            <w:r w:rsidDel="00000000" w:rsidR="00000000" w:rsidRPr="00000000">
              <w:rPr>
                <w:rFonts w:ascii="Times New Roman" w:cs="Times New Roman" w:eastAsia="Times New Roman" w:hAnsi="Times New Roman"/>
                <w:sz w:val="26"/>
                <w:szCs w:val="26"/>
                <w:rtl w:val="0"/>
              </w:rPr>
              <w:t xml:space="preserve">,</w:t>
            </w:r>
          </w:ins>
        </w:sdtContent>
      </w:sdt>
      <w:r w:rsidDel="00000000" w:rsidR="00000000" w:rsidRPr="00000000">
        <w:rPr>
          <w:rFonts w:ascii="Times New Roman" w:cs="Times New Roman" w:eastAsia="Times New Roman" w:hAnsi="Times New Roman"/>
          <w:sz w:val="26"/>
          <w:szCs w:val="26"/>
          <w:rtl w:val="0"/>
        </w:rPr>
        <w:t xml:space="preserve"> there were different sets of reduced states which were tested in the simulations:</w:t>
      </w:r>
    </w:p>
    <w:p w:rsidR="00000000" w:rsidDel="00000000" w:rsidP="00000000" w:rsidRDefault="00000000" w:rsidRPr="00000000" w14:paraId="000002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Light Chain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Using all 6 positions of light chain but mutating them only into:</w:t>
      </w:r>
    </w:p>
    <w:p w:rsidR="00000000" w:rsidDel="00000000" w:rsidP="00000000" w:rsidRDefault="00000000" w:rsidRPr="00000000" w14:paraId="000002B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amino acids: </w:t>
      </w:r>
    </w:p>
    <w:p w:rsidR="00000000" w:rsidDel="00000000" w:rsidP="00000000" w:rsidRDefault="00000000" w:rsidRPr="00000000" w14:paraId="000002B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G and D: For Simulation 3.2.1.1</w:t>
      </w:r>
    </w:p>
    <w:p w:rsidR="00000000" w:rsidDel="00000000" w:rsidP="00000000" w:rsidRDefault="00000000" w:rsidRPr="00000000" w14:paraId="000002B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Y and N: For Simulation 3.2.1.2</w:t>
      </w:r>
    </w:p>
    <w:p w:rsidR="00000000" w:rsidDel="00000000" w:rsidP="00000000" w:rsidRDefault="00000000" w:rsidRPr="00000000" w14:paraId="000002B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amino acids: S, Y, N, R, T and D for Simulation 3.2.2.1</w:t>
      </w:r>
    </w:p>
    <w:p w:rsidR="00000000" w:rsidDel="00000000" w:rsidP="00000000" w:rsidRDefault="00000000" w:rsidRPr="00000000" w14:paraId="000002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Heavy Chain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Only Mutating selected positions for the mutations and mutating them into other residues</w:t>
      </w:r>
    </w:p>
    <w:p w:rsidR="00000000" w:rsidDel="00000000" w:rsidP="00000000" w:rsidRDefault="00000000" w:rsidRPr="00000000" w14:paraId="000002B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3 residues (CDR-H1: Tyr-33, CDR-H2: Ser-54, CDR-H3: Arg-99) into 17 a.a. ('A', 'D', 'E', 'F', 'G', 'H', 'I', 'K', 'L', 'N', 'Q', 'R', 'S', 'T', 'V', 'W', 'Y').</w:t>
      </w:r>
    </w:p>
    <w:p w:rsidR="00000000" w:rsidDel="00000000" w:rsidP="00000000" w:rsidRDefault="00000000" w:rsidRPr="00000000" w14:paraId="000002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4 residues (CDR-H2: Ser-54, CDR-H3: Arg-99,</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Tyr-101 and Arg-102) into 16 a.a. ('A', 'D', 'E', 'F', 'G', 'H', 'I', 'K', 'L', 'N', 'R', 'S', 'T', 'V', 'W', 'Y')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Q-Learning</w:t>
      </w:r>
    </w:p>
    <w:p w:rsidR="00000000" w:rsidDel="00000000" w:rsidP="00000000" w:rsidRDefault="00000000" w:rsidRPr="00000000" w14:paraId="000002B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Deep Q-Learning is adapted from Mnih V et al., 2013. Pipeline was made using PyTorch (v.2.2.1+cu121):</w:t>
      </w:r>
    </w:p>
    <w:p w:rsidR="00000000" w:rsidDel="00000000" w:rsidP="00000000" w:rsidRDefault="00000000" w:rsidRPr="00000000" w14:paraId="000002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Brain class with hyper-parameters like exploration rate, learning rate, network sync. Rate, replay memory size, memory mini batch size etc. and initialize the replay memory. </w:t>
      </w:r>
    </w:p>
    <w:p w:rsidR="00000000" w:rsidDel="00000000" w:rsidP="00000000" w:rsidRDefault="00000000" w:rsidRPr="00000000" w14:paraId="000002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Policy network with random weights:</w:t>
      </w:r>
    </w:p>
    <w:p w:rsidR="00000000" w:rsidDel="00000000" w:rsidP="00000000" w:rsidRDefault="00000000" w:rsidRPr="00000000" w14:paraId="000002B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FFNN with following layers: </w:t>
      </w:r>
    </w:p>
    <w:p w:rsidR="00000000" w:rsidDel="00000000" w:rsidP="00000000" w:rsidRDefault="00000000" w:rsidRPr="00000000" w14:paraId="000002B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340; input was created by doing one hot coding of 17 positions and 20 a.a. creating a binary tensor of size 340</w:t>
      </w:r>
    </w:p>
    <w:p w:rsidR="00000000" w:rsidDel="00000000" w:rsidP="00000000" w:rsidRDefault="00000000" w:rsidRPr="00000000" w14:paraId="000002C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layers: 3 hidden layers of: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170, 170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and 85</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C1">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 42</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action list; there were 51 actions for the simulation I ran (3 positions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a.a.).</w:t>
      </w:r>
    </w:p>
    <w:p w:rsidR="00000000" w:rsidDel="00000000" w:rsidP="00000000" w:rsidRDefault="00000000" w:rsidRPr="00000000" w14:paraId="000002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the Policy network into target network</w:t>
      </w:r>
    </w:p>
    <w:p w:rsidR="00000000" w:rsidDel="00000000" w:rsidP="00000000" w:rsidRDefault="00000000" w:rsidRPr="00000000" w14:paraId="000002C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for the Episodes:</w:t>
      </w:r>
    </w:p>
    <w:p w:rsidR="00000000" w:rsidDel="00000000" w:rsidP="00000000" w:rsidRDefault="00000000" w:rsidRPr="00000000" w14:paraId="000002C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 action using policy network with Epsilon greedy strategy </w:t>
      </w:r>
    </w:p>
    <w:p w:rsidR="00000000" w:rsidDel="00000000" w:rsidP="00000000" w:rsidRDefault="00000000" w:rsidRPr="00000000" w14:paraId="000002C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action in PyMOL and save state PDB in the local PDB bank </w:t>
      </w:r>
    </w:p>
    <w:p w:rsidR="00000000" w:rsidDel="00000000" w:rsidP="00000000" w:rsidRDefault="00000000" w:rsidRPr="00000000" w14:paraId="000002C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State, Reward and next state</w:t>
      </w:r>
    </w:p>
    <w:p w:rsidR="00000000" w:rsidDel="00000000" w:rsidP="00000000" w:rsidRDefault="00000000" w:rsidRPr="00000000" w14:paraId="000002C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experience tuple (state, action, reward, next state) in replay memory</w:t>
      </w:r>
    </w:p>
    <w:p w:rsidR="00000000" w:rsidDel="00000000" w:rsidP="00000000" w:rsidRDefault="00000000" w:rsidRPr="00000000" w14:paraId="000002C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random mini batch from replay memory</w:t>
      </w:r>
    </w:p>
    <w:p w:rsidR="00000000" w:rsidDel="00000000" w:rsidP="00000000" w:rsidRDefault="00000000" w:rsidRPr="00000000" w14:paraId="000002C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 replay mini batch to policy network</w:t>
      </w:r>
    </w:p>
    <w:p w:rsidR="00000000" w:rsidDel="00000000" w:rsidP="00000000" w:rsidRDefault="00000000" w:rsidRPr="00000000" w14:paraId="000002C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loss (MSE) b/w output Q values (from policy network) and target Q value</w:t>
      </w:r>
    </w:p>
    <w:p w:rsidR="00000000" w:rsidDel="00000000" w:rsidP="00000000" w:rsidRDefault="00000000" w:rsidRPr="00000000" w14:paraId="000002CB">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passing states through target network (clone of policy network, updated after certain episodes)</w:t>
      </w:r>
    </w:p>
    <w:p w:rsidR="00000000" w:rsidDel="00000000" w:rsidP="00000000" w:rsidRDefault="00000000" w:rsidRPr="00000000" w14:paraId="000002CC">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Q value is calculated using the Q-value update equation but using target network output as replacement for Q-values. </w:t>
      </w:r>
    </w:p>
    <w:p w:rsidR="00000000" w:rsidDel="00000000" w:rsidP="00000000" w:rsidRDefault="00000000" w:rsidRPr="00000000" w14:paraId="000002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(Optimizer: Adam) updates weight in policy network to minimize loss</w:t>
      </w:r>
    </w:p>
    <w:p w:rsidR="00000000" w:rsidDel="00000000" w:rsidP="00000000" w:rsidRDefault="00000000" w:rsidRPr="00000000" w14:paraId="000002C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certain episodes (network sync rate), </w:t>
      </w:r>
      <w:r w:rsidDel="00000000" w:rsidR="00000000" w:rsidRPr="00000000">
        <w:rPr>
          <w:rFonts w:ascii="Times New Roman" w:cs="Times New Roman" w:eastAsia="Times New Roman" w:hAnsi="Times New Roman"/>
          <w:sz w:val="24"/>
          <w:szCs w:val="24"/>
          <w:rtl w:val="0"/>
        </w:rPr>
        <w:t xml:space="preserve">weights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in the 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are updated </w:t>
      </w:r>
      <w:r w:rsidDel="00000000" w:rsidR="00000000" w:rsidRPr="00000000">
        <w:rPr>
          <w:rFonts w:ascii="Times New Roman" w:cs="Times New Roman" w:eastAsia="Times New Roman" w:hAnsi="Times New Roman"/>
          <w:sz w:val="24"/>
          <w:szCs w:val="24"/>
          <w:rtl w:val="0"/>
        </w:rPr>
        <w:t xml:space="preserve">with the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247004" cy="8294346"/>
            <wp:effectExtent b="0" l="0" r="0" t="0"/>
            <wp:docPr id="2140394301" name="image80.png"/>
            <a:graphic>
              <a:graphicData uri="http://schemas.openxmlformats.org/drawingml/2006/picture">
                <pic:pic>
                  <pic:nvPicPr>
                    <pic:cNvPr id="0" name="image80.png"/>
                    <pic:cNvPicPr preferRelativeResize="0"/>
                  </pic:nvPicPr>
                  <pic:blipFill>
                    <a:blip r:embed="rId26"/>
                    <a:srcRect b="0" l="0" r="0" t="0"/>
                    <a:stretch>
                      <a:fillRect/>
                    </a:stretch>
                  </pic:blipFill>
                  <pic:spPr>
                    <a:xfrm>
                      <a:off x="0" y="0"/>
                      <a:ext cx="4247004" cy="8294346"/>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Flowchart of DQL pipeline</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Structure Validation</w:t>
      </w:r>
    </w:p>
    <w:p w:rsidR="00000000" w:rsidDel="00000000" w:rsidP="00000000" w:rsidRDefault="00000000" w:rsidRPr="00000000" w14:paraId="000002D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AlphaFold2 and RMSD</w:t>
      </w:r>
    </w:p>
    <w:p w:rsidR="00000000" w:rsidDel="00000000" w:rsidP="00000000" w:rsidRDefault="00000000" w:rsidRPr="00000000" w14:paraId="000002D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LocalColabFold 1.5.0 which uses AlphaFold 2.3.1 for predicting the states. This allows us to perform validation on if the state is easily folding following the assumptions mentioned in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1.1.1. </w:t>
      </w:r>
    </w:p>
    <w:p w:rsidR="00000000" w:rsidDel="00000000" w:rsidP="00000000" w:rsidRDefault="00000000" w:rsidRPr="00000000" w14:paraId="000002D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w:t>
      </w:r>
    </w:p>
    <w:p w:rsidR="00000000" w:rsidDel="00000000" w:rsidP="00000000" w:rsidRDefault="00000000" w:rsidRPr="00000000" w14:paraId="000002D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10000 episodes of the simulation is selected and sorted in ascending order of BA</w:t>
      </w:r>
    </w:p>
    <w:p w:rsidR="00000000" w:rsidDel="00000000" w:rsidP="00000000" w:rsidRDefault="00000000" w:rsidRPr="00000000" w14:paraId="000002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of states are extracted from local PDB bank</w:t>
      </w:r>
    </w:p>
    <w:p w:rsidR="00000000" w:rsidDel="00000000" w:rsidP="00000000" w:rsidRDefault="00000000" w:rsidRPr="00000000" w14:paraId="000002D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are converted into FASTA format (LocalColabFold format for multimer) using pdb2fasta (</w:t>
      </w:r>
      <w:hyperlink r:id="rId27">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https://zhanggroup.org/pdb2fasta/pdb2fasta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State</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chain A}:{sequence of chain B}:{sequence of chain C} </w:t>
      </w:r>
    </w:p>
    <w:p w:rsidR="00000000" w:rsidDel="00000000" w:rsidP="00000000" w:rsidRDefault="00000000" w:rsidRPr="00000000" w14:paraId="000002D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LocalColabFold is used to predict the structures. The command used: </w:t>
      </w:r>
    </w:p>
    <w:p w:rsidR="00000000" w:rsidDel="00000000" w:rsidP="00000000" w:rsidRDefault="00000000" w:rsidRPr="00000000" w14:paraId="000002D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nohup colabfold_batch --amber --use-gpu-relax --num-recycle 20 --num-models 5 --num-relax 1 --recycle-early-stop-tolerance 0.01 {file_name}.fasta {file_name} &gt; {file_name}.log &amp;</w:t>
      </w:r>
    </w:p>
    <w:p w:rsidR="00000000" w:rsidDel="00000000" w:rsidP="00000000" w:rsidRDefault="00000000" w:rsidRPr="00000000" w14:paraId="000002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relaxed structures are separated and PRODIGY is run to get BA </w:t>
      </w:r>
    </w:p>
    <w:p w:rsidR="00000000" w:rsidDel="00000000" w:rsidP="00000000" w:rsidRDefault="00000000" w:rsidRPr="00000000" w14:paraId="000002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RMSD is calculated of the predicted structure against the Pembrolizumab structure used as initial state in simulations using PyMOL. Commands used: </w:t>
      </w:r>
    </w:p>
    <w:p w:rsidR="00000000" w:rsidDel="00000000" w:rsidP="00000000" w:rsidRDefault="00000000" w:rsidRPr="00000000" w14:paraId="000002DF">
      <w:pPr>
        <w:spacing w:line="36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{pembrolizumab control}.pdb</w:t>
      </w:r>
    </w:p>
    <w:p w:rsidR="00000000" w:rsidDel="00000000" w:rsidP="00000000" w:rsidRDefault="00000000" w:rsidRPr="00000000" w14:paraId="000002E0">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{AF predicted structure}.pdb</w:t>
      </w:r>
    </w:p>
    <w:p w:rsidR="00000000" w:rsidDel="00000000" w:rsidP="00000000" w:rsidRDefault="00000000" w:rsidRPr="00000000" w14:paraId="000002E1">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{pembrolizumab control}, {AF predicted structure}</w:t>
      </w:r>
    </w:p>
    <w:p w:rsidR="00000000" w:rsidDel="00000000" w:rsidP="00000000" w:rsidRDefault="00000000" w:rsidRPr="00000000" w14:paraId="000002E2">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rms_cur {pembrolizumab control}, {AF predicted structure}, matchmaker=1</w:t>
      </w:r>
    </w:p>
    <w:p w:rsidR="00000000" w:rsidDel="00000000" w:rsidP="00000000" w:rsidRDefault="00000000" w:rsidRPr="00000000" w14:paraId="000002E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C-alpha – C-alpha distance plot</w:t>
      </w:r>
    </w:p>
    <w:p w:rsidR="00000000" w:rsidDel="00000000" w:rsidP="00000000" w:rsidRDefault="00000000" w:rsidRPr="00000000" w14:paraId="000002E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C-alpha to C-alpha distance of the PDB were calculated using PDB class from BioPython (v. 1.80) for chain A vs chain A, chain B vs chain B, chain A vs chain B, chain A vs chain C, chain B vs chain C and heatmap was created for the distance matrices. </w:t>
      </w:r>
    </w:p>
    <w:sdt>
      <w:sdtPr>
        <w:tag w:val="goog_rdk_213"/>
      </w:sdtPr>
      <w:sdtContent>
        <w:p w:rsidR="00000000" w:rsidDel="00000000" w:rsidP="00000000" w:rsidRDefault="00000000" w:rsidRPr="00000000" w14:paraId="000002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ins w:author="Nithya Ramakrishnan" w:id="111" w:date="2024-05-18T11:31:27Z"/>
              <w:rFonts w:ascii="Times New Roman" w:cs="Times New Roman" w:eastAsia="Times New Roman" w:hAnsi="Times New Roman"/>
              <w:b w:val="1"/>
              <w:i w:val="0"/>
              <w:smallCaps w:val="0"/>
              <w:strike w:val="0"/>
              <w:color w:val="000000"/>
              <w:sz w:val="26"/>
              <w:szCs w:val="26"/>
              <w:u w:val="none"/>
              <w:shd w:fill="auto" w:val="clear"/>
              <w:vertAlign w:val="baseline"/>
            </w:rPr>
          </w:pPr>
          <w:sdt>
            <w:sdtPr>
              <w:tag w:val="goog_rdk_211"/>
            </w:sdtPr>
            <w:sdtContent>
              <w:commentRangeStart w:id="7"/>
            </w:sdtContent>
          </w:sd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RESULTS AND DISCUSSIONS (max 4000 words)</w:t>
          </w:r>
          <w:sdt>
            <w:sdtPr>
              <w:tag w:val="goog_rdk_212"/>
            </w:sdtPr>
            <w:sdtContent>
              <w:ins w:author="Nithya Ramakrishnan" w:id="111" w:date="2024-05-18T11:31:27Z">
                <w:commentRangeEnd w:id="7"/>
                <w:r w:rsidDel="00000000" w:rsidR="00000000" w:rsidRPr="00000000">
                  <w:commentReference w:id="7"/>
                </w:r>
                <w:r w:rsidDel="00000000" w:rsidR="00000000" w:rsidRPr="00000000">
                  <w:rPr>
                    <w:rtl w:val="0"/>
                  </w:rPr>
                </w:r>
              </w:ins>
            </w:sdtContent>
          </w:sdt>
        </w:p>
      </w:sdtContent>
    </w:sdt>
    <w:sdt>
      <w:sdtPr>
        <w:tag w:val="goog_rdk_216"/>
      </w:sdtPr>
      <w:sdtContent>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center"/>
            <w:rPr>
              <w:rFonts w:ascii="Arial" w:cs="Arial" w:eastAsia="Arial" w:hAnsi="Arial"/>
              <w:b w:val="0"/>
              <w:i w:val="0"/>
              <w:smallCaps w:val="0"/>
              <w:strike w:val="0"/>
              <w:color w:val="000000"/>
              <w:sz w:val="22"/>
              <w:szCs w:val="22"/>
              <w:u w:val="none"/>
              <w:shd w:fill="auto" w:val="clear"/>
              <w:vertAlign w:val="baseline"/>
              <w:rPrChange w:author="Nithya Ramakrishnan" w:id="112" w:date="2024-05-18T11:31:27Z">
                <w:rPr>
                  <w:rFonts w:ascii="Times New Roman" w:cs="Times New Roman" w:eastAsia="Times New Roman" w:hAnsi="Times New Roman"/>
                  <w:b w:val="1"/>
                  <w:i w:val="0"/>
                  <w:smallCaps w:val="0"/>
                  <w:strike w:val="0"/>
                  <w:color w:val="000000"/>
                  <w:sz w:val="26"/>
                  <w:szCs w:val="26"/>
                  <w:u w:val="none"/>
                  <w:shd w:fill="auto" w:val="clear"/>
                  <w:vertAlign w:val="baseline"/>
                </w:rPr>
              </w:rPrChange>
            </w:rPr>
            <w:pPrChange w:author="Nithya Ramakrishnan" w:id="0" w:date="2024-05-18T11:31:27Z">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pPr>
            </w:pPrChange>
          </w:pPr>
          <w:sdt>
            <w:sdtPr>
              <w:tag w:val="goog_rdk_214"/>
            </w:sdtPr>
            <w:sdtContent>
              <w:ins w:author="Nithya Ramakrishnan" w:id="111" w:date="2024-05-18T11:31:27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Provide a simulation plot for initial Q Learning without state aggregation</w:t>
                </w:r>
              </w:ins>
            </w:sdtContent>
          </w:sdt>
          <w:sdt>
            <w:sdtPr>
              <w:tag w:val="goog_rdk_215"/>
            </w:sdtPr>
            <w:sdtContent>
              <w:r w:rsidDel="00000000" w:rsidR="00000000" w:rsidRPr="00000000">
                <w:rPr>
                  <w:rtl w:val="0"/>
                </w:rPr>
              </w:r>
            </w:sdtContent>
          </w:sdt>
        </w:p>
      </w:sdtContent>
    </w:sdt>
    <w:p w:rsidR="00000000" w:rsidDel="00000000" w:rsidP="00000000" w:rsidRDefault="00000000" w:rsidRPr="00000000" w14:paraId="000002E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 Aggregation to Reduce State Space</w:t>
      </w:r>
    </w:p>
    <w:p w:rsidR="00000000" w:rsidDel="00000000" w:rsidP="00000000" w:rsidRDefault="00000000" w:rsidRPr="00000000" w14:paraId="000002E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771" cy="1965291"/>
            <wp:effectExtent b="0" l="0" r="0" t="0"/>
            <wp:docPr id="2140394302" name="image79.png"/>
            <a:graphic>
              <a:graphicData uri="http://schemas.openxmlformats.org/drawingml/2006/picture">
                <pic:pic>
                  <pic:nvPicPr>
                    <pic:cNvPr id="0" name="image79.png"/>
                    <pic:cNvPicPr preferRelativeResize="0"/>
                  </pic:nvPicPr>
                  <pic:blipFill>
                    <a:blip r:embed="rId28"/>
                    <a:srcRect b="0" l="0" r="0" t="0"/>
                    <a:stretch>
                      <a:fillRect/>
                    </a:stretch>
                  </pic:blipFill>
                  <pic:spPr>
                    <a:xfrm>
                      <a:off x="0" y="0"/>
                      <a:ext cx="4000771" cy="1965291"/>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w:t>
      </w:r>
      <w:r w:rsidDel="00000000" w:rsidR="00000000" w:rsidRPr="00000000">
        <w:rPr>
          <w:rFonts w:ascii="Times New Roman" w:cs="Times New Roman" w:eastAsia="Times New Roman" w:hAnsi="Times New Roman"/>
          <w:sz w:val="24"/>
          <w:szCs w:val="24"/>
          <w:rtl w:val="0"/>
        </w:rPr>
        <w:t xml:space="preserve">Simulation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436446"/>
            <wp:effectExtent b="0" l="0" r="0" t="0"/>
            <wp:docPr id="2140394303" name="image77.png"/>
            <a:graphic>
              <a:graphicData uri="http://schemas.openxmlformats.org/drawingml/2006/picture">
                <pic:pic>
                  <pic:nvPicPr>
                    <pic:cNvPr id="0" name="image77.png"/>
                    <pic:cNvPicPr preferRelativeResize="0"/>
                  </pic:nvPicPr>
                  <pic:blipFill>
                    <a:blip r:embed="rId29"/>
                    <a:srcRect b="0" l="0" r="0" t="7765"/>
                    <a:stretch>
                      <a:fillRect/>
                    </a:stretch>
                  </pic:blipFill>
                  <pic:spPr>
                    <a:xfrm>
                      <a:off x="0" y="0"/>
                      <a:ext cx="2641600" cy="24364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26837" cy="2400788"/>
            <wp:effectExtent b="0" l="0" r="0" t="0"/>
            <wp:docPr id="2140394304" name="image76.png"/>
            <a:graphic>
              <a:graphicData uri="http://schemas.openxmlformats.org/drawingml/2006/picture">
                <pic:pic>
                  <pic:nvPicPr>
                    <pic:cNvPr id="0" name="image76.png"/>
                    <pic:cNvPicPr preferRelativeResize="0"/>
                  </pic:nvPicPr>
                  <pic:blipFill>
                    <a:blip r:embed="rId30"/>
                    <a:srcRect b="0" l="0" r="4113" t="8896"/>
                    <a:stretch>
                      <a:fillRect/>
                    </a:stretch>
                  </pic:blipFill>
                  <pic:spPr>
                    <a:xfrm>
                      <a:off x="0" y="0"/>
                      <a:ext cx="2526837" cy="2400788"/>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w:t>
      </w:r>
      <w:r w:rsidDel="00000000" w:rsidR="00000000" w:rsidRPr="00000000">
        <w:rPr>
          <w:rFonts w:ascii="Times New Roman" w:cs="Times New Roman" w:eastAsia="Times New Roman" w:hAnsi="Times New Roman"/>
          <w:sz w:val="24"/>
          <w:szCs w:val="24"/>
          <w:rtl w:val="0"/>
        </w:rPr>
        <w:t xml:space="preserve">Simulation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Cluster Mean Score (Right) per 1000 episodes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in the plots of </w:t>
      </w:r>
      <w:r w:rsidDel="00000000" w:rsidR="00000000" w:rsidRPr="00000000">
        <w:rPr>
          <w:rFonts w:ascii="Times New Roman" w:cs="Times New Roman" w:eastAsia="Times New Roman" w:hAnsi="Times New Roman"/>
          <w:sz w:val="24"/>
          <w:szCs w:val="24"/>
          <w:rtl w:val="0"/>
        </w:rPr>
        <w:t xml:space="preserve">Fig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the BA increased and the score decreased throughout the simulation. This shows that the clustering method we used didn’t help. Here we choose 600 centroids which is too less for a state space of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increasing the number of clusters may help. So, </w:t>
      </w:r>
      <w:r w:rsidDel="00000000" w:rsidR="00000000" w:rsidRPr="00000000">
        <w:rPr>
          <w:rFonts w:ascii="Times New Roman" w:cs="Times New Roman" w:eastAsia="Times New Roman" w:hAnsi="Times New Roman"/>
          <w:sz w:val="24"/>
          <w:szCs w:val="24"/>
          <w:rtl w:val="0"/>
        </w:rPr>
        <w:t xml:space="preserve">in the 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10 000 clusters are used. </w:t>
      </w:r>
    </w:p>
    <w:p w:rsidR="00000000" w:rsidDel="00000000" w:rsidP="00000000" w:rsidRDefault="00000000" w:rsidRPr="00000000" w14:paraId="000002E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8832" cy="1822129"/>
            <wp:effectExtent b="0" l="0" r="0" t="0"/>
            <wp:docPr id="2140394305" name="image81.png"/>
            <a:graphic>
              <a:graphicData uri="http://schemas.openxmlformats.org/drawingml/2006/picture">
                <pic:pic>
                  <pic:nvPicPr>
                    <pic:cNvPr id="0" name="image81.png"/>
                    <pic:cNvPicPr preferRelativeResize="0"/>
                  </pic:nvPicPr>
                  <pic:blipFill>
                    <a:blip r:embed="rId31"/>
                    <a:srcRect b="0" l="0" r="0" t="0"/>
                    <a:stretch>
                      <a:fillRect/>
                    </a:stretch>
                  </pic:blipFill>
                  <pic:spPr>
                    <a:xfrm>
                      <a:off x="0" y="0"/>
                      <a:ext cx="3818832" cy="1822129"/>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w:t>
      </w:r>
      <w:r w:rsidDel="00000000" w:rsidR="00000000" w:rsidRPr="00000000">
        <w:rPr>
          <w:rFonts w:ascii="Times New Roman" w:cs="Times New Roman" w:eastAsia="Times New Roman" w:hAnsi="Times New Roman"/>
          <w:sz w:val="24"/>
          <w:szCs w:val="24"/>
          <w:rtl w:val="0"/>
        </w:rPr>
        <w:t xml:space="preserve">Simulation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30500" cy="2449146"/>
            <wp:effectExtent b="0" l="0" r="0" t="0"/>
            <wp:docPr id="2140394306" name="image78.png"/>
            <a:graphic>
              <a:graphicData uri="http://schemas.openxmlformats.org/drawingml/2006/picture">
                <pic:pic>
                  <pic:nvPicPr>
                    <pic:cNvPr id="0" name="image78.png"/>
                    <pic:cNvPicPr preferRelativeResize="0"/>
                  </pic:nvPicPr>
                  <pic:blipFill>
                    <a:blip r:embed="rId32"/>
                    <a:srcRect b="0" l="0" r="0" t="10304"/>
                    <a:stretch>
                      <a:fillRect/>
                    </a:stretch>
                  </pic:blipFill>
                  <pic:spPr>
                    <a:xfrm>
                      <a:off x="0" y="0"/>
                      <a:ext cx="2730500" cy="24491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85406" cy="2430584"/>
            <wp:effectExtent b="0" l="0" r="0" t="0"/>
            <wp:docPr id="2140394276" name="image61.png"/>
            <a:graphic>
              <a:graphicData uri="http://schemas.openxmlformats.org/drawingml/2006/picture">
                <pic:pic>
                  <pic:nvPicPr>
                    <pic:cNvPr id="0" name="image61.png"/>
                    <pic:cNvPicPr preferRelativeResize="0"/>
                  </pic:nvPicPr>
                  <pic:blipFill>
                    <a:blip r:embed="rId33"/>
                    <a:srcRect b="0" l="0" r="4870" t="10568"/>
                    <a:stretch>
                      <a:fillRect/>
                    </a:stretch>
                  </pic:blipFill>
                  <pic:spPr>
                    <a:xfrm>
                      <a:off x="0" y="0"/>
                      <a:ext cx="2585406" cy="2430584"/>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w:t>
      </w:r>
      <w:r w:rsidDel="00000000" w:rsidR="00000000" w:rsidRPr="00000000">
        <w:rPr>
          <w:rFonts w:ascii="Times New Roman" w:cs="Times New Roman" w:eastAsia="Times New Roman" w:hAnsi="Times New Roman"/>
          <w:sz w:val="24"/>
          <w:szCs w:val="24"/>
          <w:rtl w:val="0"/>
        </w:rPr>
        <w:t xml:space="preserve">Simulation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Cluster Mean Score (Right) per 1000 episodes </w:t>
      </w:r>
    </w:p>
    <w:p w:rsidR="00000000" w:rsidDel="00000000" w:rsidP="00000000" w:rsidRDefault="00000000" w:rsidRPr="00000000" w14:paraId="000002F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increased and score reduced in the simulation again. This shows that state aggregation didn’t work. This could be because of various reasons:</w:t>
      </w:r>
    </w:p>
    <w:p w:rsidR="00000000" w:rsidDel="00000000" w:rsidP="00000000" w:rsidRDefault="00000000" w:rsidRPr="00000000" w14:paraId="000002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hyperparameters and scoring function were incorrect and need optimization</w:t>
      </w:r>
    </w:p>
    <w:p w:rsidR="00000000" w:rsidDel="00000000" w:rsidP="00000000" w:rsidRDefault="00000000" w:rsidRPr="00000000" w14:paraId="000002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space is still too big for us to aggregate them into 10 000 clusters, thus clustering method used is not useful for our state space, perhaps a different method could work</w:t>
      </w:r>
    </w:p>
    <w:p w:rsidR="00000000" w:rsidDel="00000000" w:rsidP="00000000" w:rsidRDefault="00000000" w:rsidRPr="00000000" w14:paraId="000002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different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to cluster the states, but due to it being a big state space and different sequences in states can be clustered </w:t>
      </w:r>
      <w:r w:rsidDel="00000000" w:rsidR="00000000" w:rsidRPr="00000000">
        <w:rPr>
          <w:rFonts w:ascii="Times New Roman" w:cs="Times New Roman" w:eastAsia="Times New Roman" w:hAnsi="Times New Roman"/>
          <w:sz w:val="24"/>
          <w:szCs w:val="24"/>
          <w:rtl w:val="0"/>
        </w:rPr>
        <w:t xml:space="preserve">into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cluster, but when taking action on these states they randomly jump into different clusters. This is because the action is based on the sequence and clustering based on interactions. A clustering method based on a.a. sequence may be much more appropriate for our use case.  </w:t>
      </w:r>
    </w:p>
    <w:p w:rsidR="00000000" w:rsidDel="00000000" w:rsidP="00000000" w:rsidRDefault="00000000" w:rsidRPr="00000000" w14:paraId="000002F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Mutating residues of Light Chain</w:t>
      </w:r>
    </w:p>
    <w:p w:rsidR="00000000" w:rsidDel="00000000" w:rsidP="00000000" w:rsidRDefault="00000000" w:rsidRPr="00000000" w14:paraId="000002F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3 residues</w:t>
      </w:r>
    </w:p>
    <w:p w:rsidR="00000000" w:rsidDel="00000000" w:rsidP="00000000" w:rsidRDefault="00000000" w:rsidRPr="00000000" w14:paraId="000002F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42700" cy="1535878"/>
            <wp:effectExtent b="0" l="0" r="0" t="0"/>
            <wp:docPr id="2140394277"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3542700" cy="1535878"/>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w:t>
      </w:r>
      <w:r w:rsidDel="00000000" w:rsidR="00000000" w:rsidRPr="00000000">
        <w:rPr>
          <w:rFonts w:ascii="Times New Roman" w:cs="Times New Roman" w:eastAsia="Times New Roman" w:hAnsi="Times New Roman"/>
          <w:sz w:val="24"/>
          <w:szCs w:val="24"/>
          <w:rtl w:val="0"/>
        </w:rPr>
        <w:t xml:space="preserve">Simulation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47628" cy="2271482"/>
            <wp:effectExtent b="0" l="0" r="0" t="0"/>
            <wp:docPr id="2140394278" name="image45.png"/>
            <a:graphic>
              <a:graphicData uri="http://schemas.openxmlformats.org/drawingml/2006/picture">
                <pic:pic>
                  <pic:nvPicPr>
                    <pic:cNvPr id="0" name="image45.png"/>
                    <pic:cNvPicPr preferRelativeResize="0"/>
                  </pic:nvPicPr>
                  <pic:blipFill>
                    <a:blip r:embed="rId35"/>
                    <a:srcRect b="0" l="0" r="0" t="7196"/>
                    <a:stretch>
                      <a:fillRect/>
                    </a:stretch>
                  </pic:blipFill>
                  <pic:spPr>
                    <a:xfrm>
                      <a:off x="0" y="0"/>
                      <a:ext cx="2447628" cy="2271482"/>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66700" cy="2214097"/>
            <wp:effectExtent b="0" l="0" r="0" t="0"/>
            <wp:docPr id="2140394279" name="image48.png"/>
            <a:graphic>
              <a:graphicData uri="http://schemas.openxmlformats.org/drawingml/2006/picture">
                <pic:pic>
                  <pic:nvPicPr>
                    <pic:cNvPr id="0" name="image48.png"/>
                    <pic:cNvPicPr preferRelativeResize="0"/>
                  </pic:nvPicPr>
                  <pic:blipFill>
                    <a:blip r:embed="rId36"/>
                    <a:srcRect b="0" l="0" r="0" t="10240"/>
                    <a:stretch>
                      <a:fillRect/>
                    </a:stretch>
                  </pic:blipFill>
                  <pic:spPr>
                    <a:xfrm>
                      <a:off x="0" y="0"/>
                      <a:ext cx="2466700" cy="2214097"/>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w:t>
      </w:r>
      <w:r w:rsidDel="00000000" w:rsidR="00000000" w:rsidRPr="00000000">
        <w:rPr>
          <w:rFonts w:ascii="Times New Roman" w:cs="Times New Roman" w:eastAsia="Times New Roman" w:hAnsi="Times New Roman"/>
          <w:sz w:val="24"/>
          <w:szCs w:val="24"/>
          <w:rtl w:val="0"/>
        </w:rPr>
        <w:t xml:space="preserve">Simulation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7950" cy="2647950"/>
            <wp:effectExtent b="0" l="0" r="0" t="0"/>
            <wp:docPr id="2140394280"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2647950" cy="264795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81"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w:t>
      </w:r>
      <w:r w:rsidDel="00000000" w:rsidR="00000000" w:rsidRPr="00000000">
        <w:rPr>
          <w:rFonts w:ascii="Times New Roman" w:cs="Times New Roman" w:eastAsia="Times New Roman" w:hAnsi="Times New Roman"/>
          <w:sz w:val="24"/>
          <w:szCs w:val="24"/>
          <w:rtl w:val="0"/>
        </w:rPr>
        <w:t xml:space="preserve">Simulation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10 000 episodes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relatively small a.a. (S, G and D) for substitution in this simulation. We observed that the BA decreased and Reward increased over time. This is especially observable in the histogram where the frequency of better BA states has increased in the last 10 000 episodes as compared </w:t>
      </w:r>
      <w:r w:rsidDel="00000000" w:rsidR="00000000" w:rsidRPr="00000000">
        <w:rPr>
          <w:rFonts w:ascii="Times New Roman" w:cs="Times New Roman" w:eastAsia="Times New Roman" w:hAnsi="Times New Roman"/>
          <w:sz w:val="24"/>
          <w:szCs w:val="24"/>
          <w:rtl w:val="0"/>
        </w:rPr>
        <w:t xml:space="preserve">to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Here the van der Waals negative reward was -0.5. </w:t>
      </w:r>
    </w:p>
    <w:p w:rsidR="00000000" w:rsidDel="00000000" w:rsidP="00000000" w:rsidRDefault="00000000" w:rsidRPr="00000000" w14:paraId="0000030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35362" cy="1617558"/>
            <wp:effectExtent b="0" l="0" r="0" t="0"/>
            <wp:docPr id="2140394282"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3935362" cy="1617558"/>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Simulation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671763"/>
            <wp:effectExtent b="0" l="0" r="0" t="0"/>
            <wp:docPr id="2140394283"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2671763" cy="26717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9863" cy="2709863"/>
            <wp:effectExtent b="0" l="0" r="0" t="0"/>
            <wp:docPr id="2140394284" name="image72.png"/>
            <a:graphic>
              <a:graphicData uri="http://schemas.openxmlformats.org/drawingml/2006/picture">
                <pic:pic>
                  <pic:nvPicPr>
                    <pic:cNvPr id="0" name="image72.png"/>
                    <pic:cNvPicPr preferRelativeResize="0"/>
                  </pic:nvPicPr>
                  <pic:blipFill>
                    <a:blip r:embed="rId41"/>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 </w:t>
      </w:r>
      <w:r w:rsidDel="00000000" w:rsidR="00000000" w:rsidRPr="00000000">
        <w:rPr>
          <w:rFonts w:ascii="Times New Roman" w:cs="Times New Roman" w:eastAsia="Times New Roman" w:hAnsi="Times New Roman"/>
          <w:sz w:val="24"/>
          <w:szCs w:val="24"/>
          <w:rtl w:val="0"/>
        </w:rPr>
        <w:t xml:space="preserve">Simulation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641600"/>
            <wp:effectExtent b="0" l="0" r="0" t="0"/>
            <wp:docPr id="2140394285"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2641600" cy="2641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3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20: </w:t>
      </w:r>
      <w:r w:rsidDel="00000000" w:rsidR="00000000" w:rsidRPr="00000000">
        <w:rPr>
          <w:rFonts w:ascii="Times New Roman" w:cs="Times New Roman" w:eastAsia="Times New Roman" w:hAnsi="Times New Roman"/>
          <w:sz w:val="24"/>
          <w:szCs w:val="24"/>
          <w:rtl w:val="0"/>
        </w:rPr>
        <w:t xml:space="preserve">Simulation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10 000 episodes </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simulation relatively larger a.a. (S, Y and N) were substituted as compared to before, these were conserved a.a. observed in the mutation bias matrix. We observed that till 2e+5 episodes the BA decreased and Score increased, then it started to fluctuate highly as more states with +10 rewards are observed. This simulation also has a mean BA lower than the simulation 1 observed </w:t>
      </w:r>
      <w:r w:rsidDel="00000000" w:rsidR="00000000" w:rsidRPr="00000000">
        <w:rPr>
          <w:rFonts w:ascii="Times New Roman" w:cs="Times New Roman" w:eastAsia="Times New Roman" w:hAnsi="Times New Roman"/>
          <w:sz w:val="24"/>
          <w:szCs w:val="24"/>
          <w:rtl w:val="0"/>
        </w:rPr>
        <w:t xml:space="preserve">in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signifying that these mutations are preferred more than those selected in simulation 1.  </w:t>
      </w:r>
    </w:p>
    <w:p w:rsidR="00000000" w:rsidDel="00000000" w:rsidP="00000000" w:rsidRDefault="00000000" w:rsidRPr="00000000" w14:paraId="0000030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6 residues </w:t>
      </w:r>
    </w:p>
    <w:p w:rsidR="00000000" w:rsidDel="00000000" w:rsidP="00000000" w:rsidRDefault="00000000" w:rsidRPr="00000000" w14:paraId="0000030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7660" cy="1931398"/>
            <wp:effectExtent b="0" l="0" r="0" t="0"/>
            <wp:docPr id="2140394238"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477660" cy="1931398"/>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w:t>
      </w:r>
      <w:r w:rsidDel="00000000" w:rsidR="00000000" w:rsidRPr="00000000">
        <w:rPr>
          <w:rFonts w:ascii="Times New Roman" w:cs="Times New Roman" w:eastAsia="Times New Roman" w:hAnsi="Times New Roman"/>
          <w:sz w:val="24"/>
          <w:szCs w:val="24"/>
          <w:rtl w:val="0"/>
        </w:rPr>
        <w:t xml:space="preserve">Simulation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Hyperparameters</w:t>
      </w:r>
    </w:p>
    <w:p w:rsidR="00000000" w:rsidDel="00000000" w:rsidP="00000000" w:rsidRDefault="00000000" w:rsidRPr="00000000" w14:paraId="0000030E">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9045" cy="2689045"/>
            <wp:effectExtent b="0" l="0" r="0" t="0"/>
            <wp:docPr id="214039423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689045" cy="2689045"/>
                    </a:xfrm>
                    <a:prstGeom prst="rect"/>
                    <a:ln/>
                  </pic:spPr>
                </pic:pic>
              </a:graphicData>
            </a:graphic>
          </wp:inline>
        </w:drawing>
      </w:r>
      <w:r w:rsidDel="00000000" w:rsidR="00000000" w:rsidRPr="00000000">
        <w:rPr/>
        <w:drawing>
          <wp:inline distB="0" distT="0" distL="0" distR="0">
            <wp:extent cx="2686504" cy="2686504"/>
            <wp:effectExtent b="0" l="0" r="0" t="0"/>
            <wp:docPr id="214039424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686504" cy="2686504"/>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w:t>
      </w:r>
      <w:r w:rsidDel="00000000" w:rsidR="00000000" w:rsidRPr="00000000">
        <w:rPr>
          <w:rFonts w:ascii="Times New Roman" w:cs="Times New Roman" w:eastAsia="Times New Roman" w:hAnsi="Times New Roman"/>
          <w:sz w:val="24"/>
          <w:szCs w:val="24"/>
          <w:rtl w:val="0"/>
        </w:rPr>
        <w:t xml:space="preserve">Simulation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10">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9388" cy="2719388"/>
            <wp:effectExtent b="0" l="0" r="0" t="0"/>
            <wp:docPr id="2140394241"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2719388" cy="2719388"/>
                    </a:xfrm>
                    <a:prstGeom prst="rect"/>
                    <a:ln/>
                  </pic:spPr>
                </pic:pic>
              </a:graphicData>
            </a:graphic>
          </wp:inline>
        </w:drawing>
      </w:r>
      <w:r w:rsidDel="00000000" w:rsidR="00000000" w:rsidRPr="00000000">
        <w:rPr/>
        <w:drawing>
          <wp:inline distB="0" distT="0" distL="0" distR="0">
            <wp:extent cx="2690813" cy="2690813"/>
            <wp:effectExtent b="0" l="0" r="0" t="0"/>
            <wp:docPr id="214039424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w:t>
      </w:r>
      <w:r w:rsidDel="00000000" w:rsidR="00000000" w:rsidRPr="00000000">
        <w:rPr>
          <w:rFonts w:ascii="Times New Roman" w:cs="Times New Roman" w:eastAsia="Times New Roman" w:hAnsi="Times New Roman"/>
          <w:sz w:val="24"/>
          <w:szCs w:val="24"/>
          <w:rtl w:val="0"/>
        </w:rPr>
        <w:t xml:space="preserve">Simulation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of first (left) and last (right) 10 000 episodes</w:t>
      </w:r>
    </w:p>
    <w:p w:rsidR="00000000" w:rsidDel="00000000" w:rsidP="00000000" w:rsidRDefault="00000000" w:rsidRPr="00000000" w14:paraId="0000031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increased the state space by mutating light chain residues into 6 a.a., these were also conserved a.a. observed in the light chain and we can observe that the results were similar to the simulation 2 with S, Y and N. Although overall fluctuation on BA is less compared to simulation 2. We observed states with better BA being preferred at the end of simulation comparing the histogram of first and last 10 000 episodes. </w:t>
      </w:r>
    </w:p>
    <w:p w:rsidR="00000000" w:rsidDel="00000000" w:rsidP="00000000" w:rsidRDefault="00000000" w:rsidRPr="00000000" w14:paraId="000003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conserved amino acids for substitution in the light chain, this does give us better binding states, but to create a more biological model for SHM, it is important to explore positions which can tolerate more types of variations. So we did simulations based on less conserved positions on the heavy chain next.</w:t>
      </w:r>
    </w:p>
    <w:p w:rsidR="00000000" w:rsidDel="00000000" w:rsidP="00000000" w:rsidRDefault="00000000" w:rsidRPr="00000000" w14:paraId="000003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Mutations on Heavy Chain</w:t>
      </w:r>
    </w:p>
    <w:p w:rsidR="00000000" w:rsidDel="00000000" w:rsidP="00000000" w:rsidRDefault="00000000" w:rsidRPr="00000000" w14:paraId="0000031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3 residues into 17 residues</w:t>
      </w:r>
    </w:p>
    <w:p w:rsidR="00000000" w:rsidDel="00000000" w:rsidP="00000000" w:rsidRDefault="00000000" w:rsidRPr="00000000" w14:paraId="0000031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tl w:val="0"/>
        </w:rPr>
      </w:r>
    </w:p>
    <w:p w:rsidR="00000000" w:rsidDel="00000000" w:rsidP="00000000" w:rsidRDefault="00000000" w:rsidRPr="00000000" w14:paraId="00000317">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0" distT="0" distL="0" distR="0">
            <wp:extent cx="5243464" cy="1540487"/>
            <wp:effectExtent b="0" l="0" r="0" t="0"/>
            <wp:docPr id="2140394243"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243464" cy="1540487"/>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w:t>
      </w:r>
      <w:r w:rsidDel="00000000" w:rsidR="00000000" w:rsidRPr="00000000">
        <w:rPr>
          <w:rFonts w:ascii="Times New Roman" w:cs="Times New Roman" w:eastAsia="Times New Roman" w:hAnsi="Times New Roman"/>
          <w:sz w:val="24"/>
          <w:szCs w:val="24"/>
          <w:rtl w:val="0"/>
        </w:rPr>
        <w:t xml:space="preserve">Simulation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Hyperparameters for simulation</w:t>
      </w:r>
    </w:p>
    <w:p w:rsidR="00000000" w:rsidDel="00000000" w:rsidP="00000000" w:rsidRDefault="00000000" w:rsidRPr="00000000" w14:paraId="00000319">
      <w:pPr>
        <w:spacing w:line="276" w:lineRule="auto"/>
        <w:rPr/>
      </w:pPr>
      <w:r w:rsidDel="00000000" w:rsidR="00000000" w:rsidRPr="00000000">
        <w:rPr/>
        <w:drawing>
          <wp:inline distB="0" distT="0" distL="0" distR="0">
            <wp:extent cx="2677945" cy="2677945"/>
            <wp:effectExtent b="0" l="0" r="0" t="0"/>
            <wp:docPr id="2140394244"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2677945" cy="2677945"/>
                    </a:xfrm>
                    <a:prstGeom prst="rect"/>
                    <a:ln/>
                  </pic:spPr>
                </pic:pic>
              </a:graphicData>
            </a:graphic>
          </wp:inline>
        </w:drawing>
      </w:r>
      <w:r w:rsidDel="00000000" w:rsidR="00000000" w:rsidRPr="00000000">
        <w:rPr/>
        <w:drawing>
          <wp:inline distB="0" distT="0" distL="0" distR="0">
            <wp:extent cx="2665580" cy="2665580"/>
            <wp:effectExtent b="0" l="0" r="0" t="0"/>
            <wp:docPr id="2140394245"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2665580" cy="266558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w:t>
      </w:r>
      <w:r w:rsidDel="00000000" w:rsidR="00000000" w:rsidRPr="00000000">
        <w:rPr>
          <w:rFonts w:ascii="Times New Roman" w:cs="Times New Roman" w:eastAsia="Times New Roman" w:hAnsi="Times New Roman"/>
          <w:sz w:val="24"/>
          <w:szCs w:val="24"/>
          <w:rtl w:val="0"/>
        </w:rPr>
        <w:t xml:space="preserve">Simulation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BA (left) and Reward (Right) per 1000 episodes</w:t>
      </w:r>
    </w:p>
    <w:p w:rsidR="00000000" w:rsidDel="00000000" w:rsidP="00000000" w:rsidRDefault="00000000" w:rsidRPr="00000000" w14:paraId="0000031B">
      <w:pPr>
        <w:spacing w:line="276" w:lineRule="auto"/>
        <w:rPr/>
      </w:pPr>
      <w:r w:rsidDel="00000000" w:rsidR="00000000" w:rsidRPr="00000000">
        <w:rPr/>
        <w:drawing>
          <wp:inline distB="0" distT="0" distL="0" distR="0">
            <wp:extent cx="2700338" cy="2700338"/>
            <wp:effectExtent b="0" l="0" r="0" t="0"/>
            <wp:docPr id="2140394246"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96888" cy="2696888"/>
            <wp:effectExtent b="0" l="0" r="0" t="0"/>
            <wp:docPr id="2140394224"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2696888" cy="2696888"/>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26: </w:t>
      </w:r>
      <w:r w:rsidDel="00000000" w:rsidR="00000000" w:rsidRPr="00000000">
        <w:rPr>
          <w:rFonts w:ascii="Times New Roman" w:cs="Times New Roman" w:eastAsia="Times New Roman" w:hAnsi="Times New Roman"/>
          <w:sz w:val="24"/>
          <w:szCs w:val="24"/>
          <w:rtl w:val="0"/>
        </w:rPr>
        <w:t xml:space="preserve">Simulation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10000 episodes </w:t>
      </w:r>
    </w:p>
    <w:p w:rsidR="00000000" w:rsidDel="00000000" w:rsidP="00000000" w:rsidRDefault="00000000" w:rsidRPr="00000000" w14:paraId="000003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overall BA decreased and score increased by episodes. But here the mean of the first 10 000 episodes is around -12.6 kcal/mole which is the same as our initial state. In previous simulations on light chains, the mean was either higher or less than this, this simulation thus seems more natural for our stated state. Also, the variation in the BA and Reward has reduced significantly as compared to simulations on light chains. The overall frequency of better BA states increased significantly compared to the first 10 000 episodes. To make sure this is not a fluke, let us use a different random seed for the same parameters.</w:t>
      </w:r>
    </w:p>
    <w:p w:rsidR="00000000" w:rsidDel="00000000" w:rsidP="00000000" w:rsidRDefault="00000000" w:rsidRPr="00000000" w14:paraId="0000031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tl w:val="0"/>
        </w:rPr>
      </w:r>
    </w:p>
    <w:p w:rsidR="00000000" w:rsidDel="00000000" w:rsidP="00000000" w:rsidRDefault="00000000" w:rsidRPr="00000000" w14:paraId="000003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617345"/>
            <wp:effectExtent b="0" l="0" r="0" t="0"/>
            <wp:docPr id="2140394225"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550291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27: </w:t>
      </w:r>
      <w:r w:rsidDel="00000000" w:rsidR="00000000" w:rsidRPr="00000000">
        <w:rPr>
          <w:rFonts w:ascii="Times New Roman" w:cs="Times New Roman" w:eastAsia="Times New Roman" w:hAnsi="Times New Roman"/>
          <w:sz w:val="24"/>
          <w:szCs w:val="24"/>
          <w:rtl w:val="0"/>
        </w:rPr>
        <w:t xml:space="preserve">Simulation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 for simulation</w:t>
      </w:r>
    </w:p>
    <w:p w:rsidR="00000000" w:rsidDel="00000000" w:rsidP="00000000" w:rsidRDefault="00000000" w:rsidRPr="00000000" w14:paraId="00000321">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49628" cy="2471738"/>
            <wp:effectExtent b="0" l="0" r="0" t="0"/>
            <wp:docPr id="2140394226" name="image8.png"/>
            <a:graphic>
              <a:graphicData uri="http://schemas.openxmlformats.org/drawingml/2006/picture">
                <pic:pic>
                  <pic:nvPicPr>
                    <pic:cNvPr id="0" name="image8.png"/>
                    <pic:cNvPicPr preferRelativeResize="0"/>
                  </pic:nvPicPr>
                  <pic:blipFill>
                    <a:blip r:embed="rId55"/>
                    <a:srcRect b="0" l="0" r="0" t="7067"/>
                    <a:stretch>
                      <a:fillRect/>
                    </a:stretch>
                  </pic:blipFill>
                  <pic:spPr>
                    <a:xfrm>
                      <a:off x="0" y="0"/>
                      <a:ext cx="2649628" cy="2471738"/>
                    </a:xfrm>
                    <a:prstGeom prst="rect"/>
                    <a:ln/>
                  </pic:spPr>
                </pic:pic>
              </a:graphicData>
            </a:graphic>
          </wp:inline>
        </w:drawing>
      </w:r>
      <w:r w:rsidDel="00000000" w:rsidR="00000000" w:rsidRPr="00000000">
        <w:rPr/>
        <w:drawing>
          <wp:inline distB="0" distT="0" distL="0" distR="0">
            <wp:extent cx="2678333" cy="2432267"/>
            <wp:effectExtent b="0" l="0" r="0" t="0"/>
            <wp:docPr id="2140394227" name="image11.png"/>
            <a:graphic>
              <a:graphicData uri="http://schemas.openxmlformats.org/drawingml/2006/picture">
                <pic:pic>
                  <pic:nvPicPr>
                    <pic:cNvPr id="0" name="image11.png"/>
                    <pic:cNvPicPr preferRelativeResize="0"/>
                  </pic:nvPicPr>
                  <pic:blipFill>
                    <a:blip r:embed="rId56"/>
                    <a:srcRect b="0" l="0" r="0" t="9209"/>
                    <a:stretch>
                      <a:fillRect/>
                    </a:stretch>
                  </pic:blipFill>
                  <pic:spPr>
                    <a:xfrm>
                      <a:off x="0" y="0"/>
                      <a:ext cx="2678333" cy="2432267"/>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28: </w:t>
      </w:r>
      <w:r w:rsidDel="00000000" w:rsidR="00000000" w:rsidRPr="00000000">
        <w:rPr>
          <w:rFonts w:ascii="Times New Roman" w:cs="Times New Roman" w:eastAsia="Times New Roman" w:hAnsi="Times New Roman"/>
          <w:sz w:val="24"/>
          <w:szCs w:val="24"/>
          <w:rtl w:val="0"/>
        </w:rPr>
        <w:t xml:space="preserve">Simulation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BA (left) and Reward (Right) per 1000 episodes</w:t>
      </w:r>
    </w:p>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700338"/>
            <wp:effectExtent b="0" l="0" r="0" t="0"/>
            <wp:docPr id="2140394228"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52713" cy="2652713"/>
            <wp:effectExtent b="0" l="0" r="0" t="0"/>
            <wp:docPr id="2140394229"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 </w:t>
      </w:r>
      <w:r w:rsidDel="00000000" w:rsidR="00000000" w:rsidRPr="00000000">
        <w:rPr>
          <w:rFonts w:ascii="Times New Roman" w:cs="Times New Roman" w:eastAsia="Times New Roman" w:hAnsi="Times New Roman"/>
          <w:sz w:val="24"/>
          <w:szCs w:val="24"/>
          <w:rtl w:val="0"/>
        </w:rPr>
        <w:t xml:space="preserve">Simulation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10000 episodes</w:t>
      </w:r>
    </w:p>
    <w:p w:rsidR="00000000" w:rsidDel="00000000" w:rsidP="00000000" w:rsidRDefault="00000000" w:rsidRPr="00000000" w14:paraId="000003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even after changing the random seed the simulation showed similar results to the earlier simulation. Let us try a different exploration method i.e. soft-max for these positions. </w:t>
      </w:r>
    </w:p>
    <w:p w:rsidR="00000000" w:rsidDel="00000000" w:rsidP="00000000" w:rsidRDefault="00000000" w:rsidRPr="00000000" w14:paraId="0000032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tl w:val="0"/>
        </w:rPr>
      </w:r>
    </w:p>
    <w:p w:rsidR="00000000" w:rsidDel="00000000" w:rsidP="00000000" w:rsidRDefault="00000000" w:rsidRPr="00000000" w14:paraId="000003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02153" cy="1795733"/>
            <wp:effectExtent b="0" l="0" r="0" t="0"/>
            <wp:docPr id="2140394230"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5302153" cy="1795733"/>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30: </w:t>
      </w:r>
      <w:r w:rsidDel="00000000" w:rsidR="00000000" w:rsidRPr="00000000">
        <w:rPr>
          <w:rFonts w:ascii="Times New Roman" w:cs="Times New Roman" w:eastAsia="Times New Roman" w:hAnsi="Times New Roman"/>
          <w:sz w:val="24"/>
          <w:szCs w:val="24"/>
          <w:rtl w:val="0"/>
        </w:rPr>
        <w:t xml:space="preserve">Simulation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7539" cy="2462213"/>
            <wp:effectExtent b="0" l="0" r="0" t="0"/>
            <wp:docPr id="2140394231" name="image13.png"/>
            <a:graphic>
              <a:graphicData uri="http://schemas.openxmlformats.org/drawingml/2006/picture">
                <pic:pic>
                  <pic:nvPicPr>
                    <pic:cNvPr id="0" name="image13.png"/>
                    <pic:cNvPicPr preferRelativeResize="0"/>
                  </pic:nvPicPr>
                  <pic:blipFill>
                    <a:blip r:embed="rId60"/>
                    <a:srcRect b="0" l="0" r="0" t="8175"/>
                    <a:stretch>
                      <a:fillRect/>
                    </a:stretch>
                  </pic:blipFill>
                  <pic:spPr>
                    <a:xfrm>
                      <a:off x="0" y="0"/>
                      <a:ext cx="2677539" cy="246221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465116"/>
            <wp:effectExtent b="0" l="0" r="0" t="0"/>
            <wp:docPr id="2140394232" name="image18.png"/>
            <a:graphic>
              <a:graphicData uri="http://schemas.openxmlformats.org/drawingml/2006/picture">
                <pic:pic>
                  <pic:nvPicPr>
                    <pic:cNvPr id="0" name="image18.png"/>
                    <pic:cNvPicPr preferRelativeResize="0"/>
                  </pic:nvPicPr>
                  <pic:blipFill>
                    <a:blip r:embed="rId61"/>
                    <a:srcRect b="0" l="0" r="0" t="8276"/>
                    <a:stretch>
                      <a:fillRect/>
                    </a:stretch>
                  </pic:blipFill>
                  <pic:spPr>
                    <a:xfrm>
                      <a:off x="0" y="0"/>
                      <a:ext cx="2700338" cy="2465116"/>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w:t>
      </w:r>
      <w:r w:rsidDel="00000000" w:rsidR="00000000" w:rsidRPr="00000000">
        <w:rPr>
          <w:rFonts w:ascii="Times New Roman" w:cs="Times New Roman" w:eastAsia="Times New Roman" w:hAnsi="Times New Roman"/>
          <w:sz w:val="24"/>
          <w:szCs w:val="24"/>
          <w:rtl w:val="0"/>
        </w:rPr>
        <w:t xml:space="preserve">Simulation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96197" cy="2696197"/>
            <wp:effectExtent b="0" l="0" r="0" t="0"/>
            <wp:docPr id="2140394233"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2696197" cy="26961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8696" cy="2718696"/>
            <wp:effectExtent b="0" l="0" r="0" t="0"/>
            <wp:docPr id="2140394256"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2718696" cy="2718696"/>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w:t>
      </w:r>
      <w:r w:rsidDel="00000000" w:rsidR="00000000" w:rsidRPr="00000000">
        <w:rPr>
          <w:rFonts w:ascii="Times New Roman" w:cs="Times New Roman" w:eastAsia="Times New Roman" w:hAnsi="Times New Roman"/>
          <w:sz w:val="24"/>
          <w:szCs w:val="24"/>
          <w:rtl w:val="0"/>
        </w:rPr>
        <w:t xml:space="preserve">Simulation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10000 episodes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that the BA and score remained very random throughout the simulation. The histogram of the first and last 10 000 states are also very similar. This can be because the parameters for soft-max are not optimized, when comparing with epsilon greedy. We then tried to use a different set of positions in the heavy chain, these four positions had the least entropy as we can observe in the mutation bias matrix. </w:t>
      </w:r>
    </w:p>
    <w:p w:rsidR="00000000" w:rsidDel="00000000" w:rsidP="00000000" w:rsidRDefault="00000000" w:rsidRPr="00000000" w14:paraId="0000032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4 residues into 16 residues</w:t>
      </w:r>
    </w:p>
    <w:p w:rsidR="00000000" w:rsidDel="00000000" w:rsidP="00000000" w:rsidRDefault="00000000" w:rsidRPr="00000000" w14:paraId="0000032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01800"/>
            <wp:effectExtent b="0" l="0" r="0" t="0"/>
            <wp:docPr id="2140394257"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5029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w:t>
      </w:r>
      <w:r w:rsidDel="00000000" w:rsidR="00000000" w:rsidRPr="00000000">
        <w:rPr>
          <w:rFonts w:ascii="Times New Roman" w:cs="Times New Roman" w:eastAsia="Times New Roman" w:hAnsi="Times New Roman"/>
          <w:sz w:val="24"/>
          <w:szCs w:val="24"/>
          <w:rtl w:val="0"/>
        </w:rPr>
        <w:t xml:space="preserve">Simulation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 for simulation</w:t>
      </w:r>
    </w:p>
    <w:p w:rsidR="00000000" w:rsidDel="00000000" w:rsidP="00000000" w:rsidRDefault="00000000" w:rsidRPr="00000000" w14:paraId="00000332">
      <w:pPr>
        <w:spacing w:line="276"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24150" cy="2517942"/>
            <wp:effectExtent b="0" l="0" r="0" t="0"/>
            <wp:docPr id="2140394263" name="image63.jpg"/>
            <a:graphic>
              <a:graphicData uri="http://schemas.openxmlformats.org/drawingml/2006/picture">
                <pic:pic>
                  <pic:nvPicPr>
                    <pic:cNvPr id="0" name="image63.jpg"/>
                    <pic:cNvPicPr preferRelativeResize="0"/>
                  </pic:nvPicPr>
                  <pic:blipFill>
                    <a:blip r:embed="rId65"/>
                    <a:srcRect b="0" l="0" r="1718" t="9157"/>
                    <a:stretch>
                      <a:fillRect/>
                    </a:stretch>
                  </pic:blipFill>
                  <pic:spPr>
                    <a:xfrm>
                      <a:off x="0" y="0"/>
                      <a:ext cx="2724150" cy="2517942"/>
                    </a:xfrm>
                    <a:prstGeom prst="rect"/>
                    <a:ln/>
                  </pic:spPr>
                </pic:pic>
              </a:graphicData>
            </a:graphic>
          </wp:inline>
        </w:drawing>
      </w:r>
      <w:r w:rsidDel="00000000" w:rsidR="00000000" w:rsidRPr="00000000">
        <w:rPr/>
        <w:drawing>
          <wp:inline distB="114300" distT="114300" distL="114300" distR="114300">
            <wp:extent cx="2697038" cy="2522705"/>
            <wp:effectExtent b="0" l="0" r="0" t="0"/>
            <wp:docPr id="2140394264" name="image38.jpg"/>
            <a:graphic>
              <a:graphicData uri="http://schemas.openxmlformats.org/drawingml/2006/picture">
                <pic:pic>
                  <pic:nvPicPr>
                    <pic:cNvPr id="0" name="image38.jpg"/>
                    <pic:cNvPicPr preferRelativeResize="0"/>
                  </pic:nvPicPr>
                  <pic:blipFill>
                    <a:blip r:embed="rId66"/>
                    <a:srcRect b="0" l="0" r="2592" t="8758"/>
                    <a:stretch>
                      <a:fillRect/>
                    </a:stretch>
                  </pic:blipFill>
                  <pic:spPr>
                    <a:xfrm>
                      <a:off x="0" y="0"/>
                      <a:ext cx="2697038" cy="252270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34: </w:t>
      </w:r>
      <w:r w:rsidDel="00000000" w:rsidR="00000000" w:rsidRPr="00000000">
        <w:rPr>
          <w:rFonts w:ascii="Times New Roman" w:cs="Times New Roman" w:eastAsia="Times New Roman" w:hAnsi="Times New Roman"/>
          <w:sz w:val="24"/>
          <w:szCs w:val="24"/>
          <w:rtl w:val="0"/>
        </w:rPr>
        <w:t xml:space="preserve">Simulation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34">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98750" cy="2698750"/>
            <wp:effectExtent b="0" l="0" r="0" t="0"/>
            <wp:docPr id="2140394258"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2698750" cy="2698750"/>
                    </a:xfrm>
                    <a:prstGeom prst="rect"/>
                    <a:ln/>
                  </pic:spPr>
                </pic:pic>
              </a:graphicData>
            </a:graphic>
          </wp:inline>
        </w:drawing>
      </w:r>
      <w:r w:rsidDel="00000000" w:rsidR="00000000" w:rsidRPr="00000000">
        <w:rPr/>
        <w:drawing>
          <wp:inline distB="114300" distT="114300" distL="114300" distR="114300">
            <wp:extent cx="2709863" cy="2709863"/>
            <wp:effectExtent b="0" l="0" r="0" t="0"/>
            <wp:docPr id="2140394262" name="image36.jpg"/>
            <a:graphic>
              <a:graphicData uri="http://schemas.openxmlformats.org/drawingml/2006/picture">
                <pic:pic>
                  <pic:nvPicPr>
                    <pic:cNvPr id="0" name="image36.jpg"/>
                    <pic:cNvPicPr preferRelativeResize="0"/>
                  </pic:nvPicPr>
                  <pic:blipFill>
                    <a:blip r:embed="rId68"/>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35: </w:t>
      </w:r>
      <w:r w:rsidDel="00000000" w:rsidR="00000000" w:rsidRPr="00000000">
        <w:rPr>
          <w:rFonts w:ascii="Times New Roman" w:cs="Times New Roman" w:eastAsia="Times New Roman" w:hAnsi="Times New Roman"/>
          <w:sz w:val="24"/>
          <w:szCs w:val="24"/>
          <w:rtl w:val="0"/>
        </w:rPr>
        <w:t xml:space="preserve">Simulation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10000 episodes</w:t>
      </w:r>
    </w:p>
    <w:p w:rsidR="00000000" w:rsidDel="00000000" w:rsidP="00000000" w:rsidRDefault="00000000" w:rsidRPr="00000000" w14:paraId="000003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decreased and Reward increased drastically around the 1.5e+5 episodes. The variation in the BA and Reward also seems to be reduced when compared to simulations before. This simulation also provided higher binding affinity states.</w:t>
      </w:r>
    </w:p>
    <w:p w:rsidR="00000000" w:rsidDel="00000000" w:rsidP="00000000" w:rsidRDefault="00000000" w:rsidRPr="00000000" w14:paraId="000003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a different algorithm for the next simulation to try to replicate the biological system in which the states where the B cells with high BA are killed by the system, thus here if a state reaches -10 reward, the simulation resets to the initial pembrolizumab state. </w:t>
      </w:r>
    </w:p>
    <w:p w:rsidR="00000000" w:rsidDel="00000000" w:rsidP="00000000" w:rsidRDefault="00000000" w:rsidRPr="00000000" w14:paraId="0000033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tl w:val="0"/>
        </w:rPr>
      </w:r>
    </w:p>
    <w:p w:rsidR="00000000" w:rsidDel="00000000" w:rsidP="00000000" w:rsidRDefault="00000000" w:rsidRPr="00000000" w14:paraId="000003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25295"/>
            <wp:effectExtent b="0" l="0" r="0" t="0"/>
            <wp:docPr id="2140394260"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550291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36: </w:t>
      </w:r>
      <w:r w:rsidDel="00000000" w:rsidR="00000000" w:rsidRPr="00000000">
        <w:rPr>
          <w:rFonts w:ascii="Times New Roman" w:cs="Times New Roman" w:eastAsia="Times New Roman" w:hAnsi="Times New Roman"/>
          <w:sz w:val="24"/>
          <w:szCs w:val="24"/>
          <w:rtl w:val="0"/>
        </w:rPr>
        <w:t xml:space="preserve">Simulation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33B">
      <w:pPr>
        <w:spacing w:line="276"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09494" cy="2560073"/>
            <wp:effectExtent b="0" l="0" r="0" t="0"/>
            <wp:docPr id="2140394289" name="image65.jpg"/>
            <a:graphic>
              <a:graphicData uri="http://schemas.openxmlformats.org/drawingml/2006/picture">
                <pic:pic>
                  <pic:nvPicPr>
                    <pic:cNvPr id="0" name="image65.jpg"/>
                    <pic:cNvPicPr preferRelativeResize="0"/>
                  </pic:nvPicPr>
                  <pic:blipFill>
                    <a:blip r:embed="rId70"/>
                    <a:srcRect b="0" l="0" r="4225" t="9603"/>
                    <a:stretch>
                      <a:fillRect/>
                    </a:stretch>
                  </pic:blipFill>
                  <pic:spPr>
                    <a:xfrm>
                      <a:off x="0" y="0"/>
                      <a:ext cx="2709494" cy="2560073"/>
                    </a:xfrm>
                    <a:prstGeom prst="rect"/>
                    <a:ln/>
                  </pic:spPr>
                </pic:pic>
              </a:graphicData>
            </a:graphic>
          </wp:inline>
        </w:drawing>
      </w:r>
      <w:r w:rsidDel="00000000" w:rsidR="00000000" w:rsidRPr="00000000">
        <w:rPr/>
        <w:drawing>
          <wp:inline distB="114300" distT="114300" distL="114300" distR="114300">
            <wp:extent cx="2671763" cy="2527603"/>
            <wp:effectExtent b="0" l="0" r="0" t="0"/>
            <wp:docPr id="2140394259" name="image31.jpg"/>
            <a:graphic>
              <a:graphicData uri="http://schemas.openxmlformats.org/drawingml/2006/picture">
                <pic:pic>
                  <pic:nvPicPr>
                    <pic:cNvPr id="0" name="image31.jpg"/>
                    <pic:cNvPicPr preferRelativeResize="0"/>
                  </pic:nvPicPr>
                  <pic:blipFill>
                    <a:blip r:embed="rId71"/>
                    <a:srcRect b="0" l="0" r="4929" t="9955"/>
                    <a:stretch>
                      <a:fillRect/>
                    </a:stretch>
                  </pic:blipFill>
                  <pic:spPr>
                    <a:xfrm>
                      <a:off x="0" y="0"/>
                      <a:ext cx="2671763" cy="2527603"/>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37: </w:t>
      </w:r>
      <w:r w:rsidDel="00000000" w:rsidR="00000000" w:rsidRPr="00000000">
        <w:rPr>
          <w:rFonts w:ascii="Times New Roman" w:cs="Times New Roman" w:eastAsia="Times New Roman" w:hAnsi="Times New Roman"/>
          <w:sz w:val="24"/>
          <w:szCs w:val="24"/>
          <w:rtl w:val="0"/>
        </w:rPr>
        <w:t xml:space="preserve">Simulation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586038" cy="2751934"/>
            <wp:effectExtent b="0" l="0" r="0" t="0"/>
            <wp:docPr id="2140394261" name="image28.png"/>
            <a:graphic>
              <a:graphicData uri="http://schemas.openxmlformats.org/drawingml/2006/picture">
                <pic:pic>
                  <pic:nvPicPr>
                    <pic:cNvPr id="0" name="image28.png"/>
                    <pic:cNvPicPr preferRelativeResize="0"/>
                  </pic:nvPicPr>
                  <pic:blipFill>
                    <a:blip r:embed="rId72"/>
                    <a:srcRect b="0" l="0" r="6028" t="0"/>
                    <a:stretch>
                      <a:fillRect/>
                    </a:stretch>
                  </pic:blipFill>
                  <pic:spPr>
                    <a:xfrm>
                      <a:off x="0" y="0"/>
                      <a:ext cx="2586038" cy="27519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62916" cy="2795588"/>
            <wp:effectExtent b="0" l="0" r="0" t="0"/>
            <wp:docPr id="2140394255" name="image30.jpg"/>
            <a:graphic>
              <a:graphicData uri="http://schemas.openxmlformats.org/drawingml/2006/picture">
                <pic:pic>
                  <pic:nvPicPr>
                    <pic:cNvPr id="0" name="image30.jpg"/>
                    <pic:cNvPicPr preferRelativeResize="0"/>
                  </pic:nvPicPr>
                  <pic:blipFill>
                    <a:blip r:embed="rId73"/>
                    <a:srcRect b="0" l="0" r="4659" t="0"/>
                    <a:stretch>
                      <a:fillRect/>
                    </a:stretch>
                  </pic:blipFill>
                  <pic:spPr>
                    <a:xfrm>
                      <a:off x="0" y="0"/>
                      <a:ext cx="266291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sz w:val="24"/>
          <w:szCs w:val="24"/>
          <w:rtl w:val="0"/>
        </w:rPr>
        <w:t xml:space="preserve"> 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Simulation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of first (left) and last (right) 10000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an interesting change in the flow of the simulation. As compared to before, here the reduction in the BA and increase in Reward is much more discrete and in steps. And the last 10 000 </w:t>
      </w:r>
      <w:r w:rsidDel="00000000" w:rsidR="00000000" w:rsidRPr="00000000">
        <w:rPr>
          <w:rFonts w:ascii="Times New Roman" w:cs="Times New Roman" w:eastAsia="Times New Roman" w:hAnsi="Times New Roman"/>
          <w:sz w:val="24"/>
          <w:szCs w:val="24"/>
          <w:rtl w:val="0"/>
        </w:rPr>
        <w:t xml:space="preserve">are dominated by the -13 kcal/mol states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we </w:t>
      </w:r>
      <w:r w:rsidDel="00000000" w:rsidR="00000000" w:rsidRPr="00000000">
        <w:rPr>
          <w:rFonts w:ascii="Times New Roman" w:cs="Times New Roman" w:eastAsia="Times New Roman" w:hAnsi="Times New Roman"/>
          <w:sz w:val="24"/>
          <w:szCs w:val="24"/>
          <w:rtl w:val="0"/>
        </w:rPr>
        <w:t xml:space="preserve">haven't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performed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structure validation on these states yet. It seems that the new condition of survival of states restricts the exploration also, as now the agent cannot explore states which might need to jump though few -10 reward states. </w:t>
      </w:r>
    </w:p>
    <w:p w:rsidR="00000000" w:rsidDel="00000000" w:rsidP="00000000" w:rsidRDefault="00000000" w:rsidRPr="00000000" w14:paraId="000003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 Learning</w:t>
      </w:r>
    </w:p>
    <w:p w:rsidR="00000000" w:rsidDel="00000000" w:rsidP="00000000" w:rsidRDefault="00000000" w:rsidRPr="00000000" w14:paraId="0000034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11</w:t>
      </w:r>
      <w:r w:rsidDel="00000000" w:rsidR="00000000" w:rsidRPr="00000000">
        <w:rPr>
          <w:rtl w:val="0"/>
        </w:rPr>
      </w:r>
    </w:p>
    <w:p w:rsidR="00000000" w:rsidDel="00000000" w:rsidP="00000000" w:rsidRDefault="00000000" w:rsidRPr="00000000" w14:paraId="0000034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84370" cy="2365600"/>
            <wp:effectExtent b="0" l="0" r="0" t="0"/>
            <wp:docPr id="2140394249"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3884370" cy="23656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39: </w:t>
      </w:r>
      <w:r w:rsidDel="00000000" w:rsidR="00000000" w:rsidRPr="00000000">
        <w:rPr>
          <w:rFonts w:ascii="Times New Roman" w:cs="Times New Roman" w:eastAsia="Times New Roman" w:hAnsi="Times New Roman"/>
          <w:sz w:val="24"/>
          <w:szCs w:val="24"/>
          <w:rtl w:val="0"/>
        </w:rPr>
        <w:t xml:space="preserve">Simulation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 for simulation</w:t>
      </w:r>
    </w:p>
    <w:p w:rsidR="00000000" w:rsidDel="00000000" w:rsidP="00000000" w:rsidRDefault="00000000" w:rsidRPr="00000000" w14:paraId="00000344">
      <w:pPr>
        <w:spacing w:line="276"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24150" cy="2495550"/>
            <wp:effectExtent b="0" l="0" r="0" t="0"/>
            <wp:docPr id="2140394234" name="image19.jpg"/>
            <a:graphic>
              <a:graphicData uri="http://schemas.openxmlformats.org/drawingml/2006/picture">
                <pic:pic>
                  <pic:nvPicPr>
                    <pic:cNvPr id="0" name="image19.jpg"/>
                    <pic:cNvPicPr preferRelativeResize="0"/>
                  </pic:nvPicPr>
                  <pic:blipFill>
                    <a:blip r:embed="rId75"/>
                    <a:srcRect b="0" l="0" r="0" t="8391"/>
                    <a:stretch>
                      <a:fillRect/>
                    </a:stretch>
                  </pic:blipFill>
                  <pic:spPr>
                    <a:xfrm>
                      <a:off x="0" y="0"/>
                      <a:ext cx="2724150" cy="2495550"/>
                    </a:xfrm>
                    <a:prstGeom prst="rect"/>
                    <a:ln/>
                  </pic:spPr>
                </pic:pic>
              </a:graphicData>
            </a:graphic>
          </wp:inline>
        </w:drawing>
      </w:r>
      <w:r w:rsidDel="00000000" w:rsidR="00000000" w:rsidRPr="00000000">
        <w:rPr/>
        <w:drawing>
          <wp:inline distB="114300" distT="114300" distL="114300" distR="114300">
            <wp:extent cx="2638013" cy="2557463"/>
            <wp:effectExtent b="0" l="0" r="0" t="0"/>
            <wp:docPr id="2140394236" name="image5.jpg"/>
            <a:graphic>
              <a:graphicData uri="http://schemas.openxmlformats.org/drawingml/2006/picture">
                <pic:pic>
                  <pic:nvPicPr>
                    <pic:cNvPr id="0" name="image5.jpg"/>
                    <pic:cNvPicPr preferRelativeResize="0"/>
                  </pic:nvPicPr>
                  <pic:blipFill>
                    <a:blip r:embed="rId76"/>
                    <a:srcRect b="0" l="0" r="4029" t="6959"/>
                    <a:stretch>
                      <a:fillRect/>
                    </a:stretch>
                  </pic:blipFill>
                  <pic:spPr>
                    <a:xfrm>
                      <a:off x="0" y="0"/>
                      <a:ext cx="263801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40: </w:t>
      </w:r>
      <w:r w:rsidDel="00000000" w:rsidR="00000000" w:rsidRPr="00000000">
        <w:rPr>
          <w:rFonts w:ascii="Times New Roman" w:cs="Times New Roman" w:eastAsia="Times New Roman" w:hAnsi="Times New Roman"/>
          <w:sz w:val="24"/>
          <w:szCs w:val="24"/>
          <w:rtl w:val="0"/>
        </w:rPr>
        <w:t xml:space="preserve">Simulation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4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54922" cy="2654922"/>
            <wp:effectExtent b="0" l="0" r="0" t="0"/>
            <wp:docPr id="2140394250"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2654922" cy="2654922"/>
                    </a:xfrm>
                    <a:prstGeom prst="rect"/>
                    <a:ln/>
                  </pic:spPr>
                </pic:pic>
              </a:graphicData>
            </a:graphic>
          </wp:inline>
        </w:drawing>
      </w:r>
      <w:r w:rsidDel="00000000" w:rsidR="00000000" w:rsidRPr="00000000">
        <w:rPr/>
        <w:drawing>
          <wp:inline distB="114300" distT="114300" distL="114300" distR="114300">
            <wp:extent cx="2673969" cy="2673969"/>
            <wp:effectExtent b="0" l="0" r="0" t="0"/>
            <wp:docPr id="2140394235" name="image6.jpg"/>
            <a:graphic>
              <a:graphicData uri="http://schemas.openxmlformats.org/drawingml/2006/picture">
                <pic:pic>
                  <pic:nvPicPr>
                    <pic:cNvPr id="0" name="image6.jpg"/>
                    <pic:cNvPicPr preferRelativeResize="0"/>
                  </pic:nvPicPr>
                  <pic:blipFill>
                    <a:blip r:embed="rId78"/>
                    <a:srcRect b="0" l="0" r="0" t="0"/>
                    <a:stretch>
                      <a:fillRect/>
                    </a:stretch>
                  </pic:blipFill>
                  <pic:spPr>
                    <a:xfrm>
                      <a:off x="0" y="0"/>
                      <a:ext cx="2673969" cy="2673969"/>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w:t>
      </w:r>
      <w:r w:rsidDel="00000000" w:rsidR="00000000" w:rsidRPr="00000000">
        <w:rPr>
          <w:rFonts w:ascii="Times New Roman" w:cs="Times New Roman" w:eastAsia="Times New Roman" w:hAnsi="Times New Roman"/>
          <w:sz w:val="24"/>
          <w:szCs w:val="24"/>
          <w:rtl w:val="0"/>
        </w:rPr>
        <w:t xml:space="preserve">Simulation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of first (left) and last (right) 10000 episodes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DQL simulation is much slower and more compute intensive as compared to Q-Learning, given the time constraint, only one simulation was possible. We can observe that the </w:t>
      </w:r>
      <w:r w:rsidDel="00000000" w:rsidR="00000000" w:rsidRPr="00000000">
        <w:rPr>
          <w:rFonts w:ascii="Times New Roman" w:cs="Times New Roman" w:eastAsia="Times New Roman" w:hAnsi="Times New Roman"/>
          <w:sz w:val="24"/>
          <w:szCs w:val="24"/>
          <w:rtl w:val="0"/>
        </w:rPr>
        <w:t xml:space="preserve">simulation has a lot of variation, but for BA, this variation is occurring in our favorable region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got some good states from the simulation, but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itself requires optimization of parameters. The input tensor also can be changed from a simple one hot coding of the state to include factors such as type of a.a. in the positions i.e. hydrophobic, charged, polar, apolar, etc. and the types of interactions each position have with PD1. </w:t>
      </w:r>
      <w:r w:rsidDel="00000000" w:rsidR="00000000" w:rsidRPr="00000000">
        <w:rPr>
          <w:rFonts w:ascii="Times New Roman" w:cs="Times New Roman" w:eastAsia="Times New Roman" w:hAnsi="Times New Roman"/>
          <w:sz w:val="24"/>
          <w:szCs w:val="24"/>
          <w:rtl w:val="0"/>
        </w:rPr>
        <w:t xml:space="preserve">Since the DQL system is slow, it requires much more time to design effectively, which will be continued in the future. </w:t>
      </w:r>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Validation of Higher Affinity States</w:t>
      </w:r>
    </w:p>
    <w:p w:rsidR="00000000" w:rsidDel="00000000" w:rsidP="00000000" w:rsidRDefault="00000000" w:rsidRPr="00000000" w14:paraId="0000034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AlphaFold2 and RMSD</w:t>
      </w:r>
    </w:p>
    <w:p w:rsidR="00000000" w:rsidDel="00000000" w:rsidP="00000000" w:rsidRDefault="00000000" w:rsidRPr="00000000" w14:paraId="0000034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light chain</w:t>
      </w:r>
    </w:p>
    <w:p w:rsidR="00000000" w:rsidDel="00000000" w:rsidP="00000000" w:rsidRDefault="00000000" w:rsidRPr="00000000" w14:paraId="0000034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Simulation 1 of mutating 6 residues of light chain into 3 a.a.</w:t>
      </w:r>
    </w:p>
    <w:tbl>
      <w:tblPr>
        <w:tblStyle w:val="Table5"/>
        <w:tblW w:w="722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95"/>
        <w:gridCol w:w="627"/>
        <w:gridCol w:w="894"/>
        <w:gridCol w:w="1178"/>
        <w:gridCol w:w="811"/>
        <w:gridCol w:w="1122"/>
        <w:tblGridChange w:id="0">
          <w:tblGrid>
            <w:gridCol w:w="2595"/>
            <w:gridCol w:w="627"/>
            <w:gridCol w:w="894"/>
            <w:gridCol w:w="1178"/>
            <w:gridCol w:w="811"/>
            <w:gridCol w:w="1122"/>
          </w:tblGrid>
        </w:tblGridChange>
      </w:tblGrid>
      <w:tr>
        <w:trPr>
          <w:cantSplit w:val="0"/>
          <w:trHeight w:val="264" w:hRule="atLeast"/>
          <w:tblHeader w:val="0"/>
        </w:trPr>
        <w:tc>
          <w:tcPr>
            <w:shd w:fill="auto" w:val="clear"/>
          </w:tcPr>
          <w:p w:rsidR="00000000" w:rsidDel="00000000" w:rsidP="00000000" w:rsidRDefault="00000000" w:rsidRPr="00000000" w14:paraId="000003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RMSD</w:t>
            </w:r>
          </w:p>
        </w:tc>
      </w:tr>
      <w:tr>
        <w:trPr>
          <w:cantSplit w:val="0"/>
          <w:trHeight w:val="264" w:hRule="atLeast"/>
          <w:tblHeader w:val="0"/>
        </w:trPr>
        <w:tc>
          <w:tcPr>
            <w:shd w:fill="auto" w:val="clear"/>
          </w:tcPr>
          <w:p w:rsidR="00000000" w:rsidDel="00000000" w:rsidP="00000000" w:rsidRDefault="00000000" w:rsidRPr="00000000" w14:paraId="000003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DDDSGDTYYNSNTNRYR</w:t>
            </w:r>
          </w:p>
        </w:tc>
        <w:tc>
          <w:tcPr>
            <w:shd w:fill="auto" w:val="clear"/>
          </w:tcPr>
          <w:p w:rsidR="00000000" w:rsidDel="00000000" w:rsidP="00000000" w:rsidRDefault="00000000" w:rsidRPr="00000000" w14:paraId="0000035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Pr>
          <w:p w:rsidR="00000000" w:rsidDel="00000000" w:rsidP="00000000" w:rsidRDefault="00000000" w:rsidRPr="00000000" w14:paraId="0000035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5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5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2.264</w:t>
            </w:r>
          </w:p>
        </w:tc>
      </w:tr>
      <w:tr>
        <w:trPr>
          <w:cantSplit w:val="0"/>
          <w:trHeight w:val="264" w:hRule="atLeast"/>
          <w:tblHeader w:val="0"/>
        </w:trPr>
        <w:tc>
          <w:tcPr>
            <w:shd w:fill="auto" w:val="clear"/>
          </w:tcPr>
          <w:p w:rsidR="00000000" w:rsidDel="00000000" w:rsidP="00000000" w:rsidRDefault="00000000" w:rsidRPr="00000000" w14:paraId="000003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GDSSGGTYYNSNTNRYR</w:t>
            </w:r>
          </w:p>
        </w:tc>
        <w:tc>
          <w:tcPr>
            <w:shd w:fill="auto" w:val="clear"/>
          </w:tcPr>
          <w:p w:rsidR="00000000" w:rsidDel="00000000" w:rsidP="00000000" w:rsidRDefault="00000000" w:rsidRPr="00000000" w14:paraId="0000035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shd w:fill="auto" w:val="clear"/>
          </w:tcPr>
          <w:p w:rsidR="00000000" w:rsidDel="00000000" w:rsidP="00000000" w:rsidRDefault="00000000" w:rsidRPr="00000000" w14:paraId="0000035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5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5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r>
      <w:tr>
        <w:trPr>
          <w:cantSplit w:val="0"/>
          <w:trHeight w:val="264" w:hRule="atLeast"/>
          <w:tblHeader w:val="0"/>
        </w:trPr>
        <w:tc>
          <w:tcPr>
            <w:shd w:fill="auto" w:val="clear"/>
          </w:tcPr>
          <w:p w:rsidR="00000000" w:rsidDel="00000000" w:rsidP="00000000" w:rsidRDefault="00000000" w:rsidRPr="00000000" w14:paraId="000003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SSSSGDTYYNSNTNRYR</w:t>
            </w:r>
          </w:p>
        </w:tc>
        <w:tc>
          <w:tcPr>
            <w:shd w:fill="auto" w:val="clear"/>
          </w:tcPr>
          <w:p w:rsidR="00000000" w:rsidDel="00000000" w:rsidP="00000000" w:rsidRDefault="00000000" w:rsidRPr="00000000" w14:paraId="0000036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c>
          <w:tcPr>
            <w:shd w:fill="auto" w:val="clear"/>
          </w:tcPr>
          <w:p w:rsidR="00000000" w:rsidDel="00000000" w:rsidP="00000000" w:rsidRDefault="00000000" w:rsidRPr="00000000" w14:paraId="0000036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6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2.129</w:t>
            </w:r>
          </w:p>
        </w:tc>
      </w:tr>
      <w:tr>
        <w:trPr>
          <w:cantSplit w:val="0"/>
          <w:trHeight w:val="264" w:hRule="atLeast"/>
          <w:tblHeader w:val="0"/>
        </w:trPr>
        <w:tc>
          <w:tcPr>
            <w:shd w:fill="auto" w:val="clear"/>
          </w:tcPr>
          <w:p w:rsidR="00000000" w:rsidDel="00000000" w:rsidP="00000000" w:rsidRDefault="00000000" w:rsidRPr="00000000" w14:paraId="000003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SDSSGGTYYNSNTNRYR</w:t>
            </w:r>
          </w:p>
        </w:tc>
        <w:tc>
          <w:tcPr>
            <w:shd w:fill="auto" w:val="clear"/>
          </w:tcPr>
          <w:p w:rsidR="00000000" w:rsidDel="00000000" w:rsidP="00000000" w:rsidRDefault="00000000" w:rsidRPr="00000000" w14:paraId="0000036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Pr>
          <w:p w:rsidR="00000000" w:rsidDel="00000000" w:rsidP="00000000" w:rsidRDefault="00000000" w:rsidRPr="00000000" w14:paraId="0000036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36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6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2.478</w:t>
            </w:r>
          </w:p>
        </w:tc>
      </w:tr>
      <w:tr>
        <w:trPr>
          <w:cantSplit w:val="0"/>
          <w:trHeight w:val="264" w:hRule="atLeast"/>
          <w:tblHeader w:val="0"/>
        </w:trPr>
        <w:tc>
          <w:tcPr>
            <w:shd w:fill="auto" w:val="clear"/>
          </w:tcPr>
          <w:p w:rsidR="00000000" w:rsidDel="00000000" w:rsidP="00000000" w:rsidRDefault="00000000" w:rsidRPr="00000000" w14:paraId="000003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GSDSGDTYYNSNTNRYR</w:t>
            </w:r>
          </w:p>
        </w:tc>
        <w:tc>
          <w:tcPr>
            <w:shd w:fill="auto" w:val="clear"/>
          </w:tcPr>
          <w:p w:rsidR="00000000" w:rsidDel="00000000" w:rsidP="00000000" w:rsidRDefault="00000000" w:rsidRPr="00000000" w14:paraId="0000036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shd w:fill="auto" w:val="clear"/>
          </w:tcPr>
          <w:p w:rsidR="00000000" w:rsidDel="00000000" w:rsidP="00000000" w:rsidRDefault="00000000" w:rsidRPr="00000000" w14:paraId="0000036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6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7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2.238</w:t>
            </w:r>
          </w:p>
        </w:tc>
      </w:tr>
    </w:tbl>
    <w:p w:rsidR="00000000" w:rsidDel="00000000" w:rsidP="00000000" w:rsidRDefault="00000000" w:rsidRPr="00000000" w14:paraId="0000037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Simulation 1 of mutating 6 residues of light chain into 6 a.a.</w:t>
      </w:r>
    </w:p>
    <w:tbl>
      <w:tblPr>
        <w:tblStyle w:val="Table6"/>
        <w:tblW w:w="7033.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72"/>
        <w:gridCol w:w="650"/>
        <w:gridCol w:w="939"/>
        <w:gridCol w:w="1239"/>
        <w:gridCol w:w="828"/>
        <w:gridCol w:w="805"/>
        <w:tblGridChange w:id="0">
          <w:tblGrid>
            <w:gridCol w:w="2572"/>
            <w:gridCol w:w="650"/>
            <w:gridCol w:w="939"/>
            <w:gridCol w:w="1239"/>
            <w:gridCol w:w="828"/>
            <w:gridCol w:w="805"/>
          </w:tblGrid>
        </w:tblGridChange>
      </w:tblGrid>
      <w:tr>
        <w:trPr>
          <w:cantSplit w:val="0"/>
          <w:trHeight w:val="264" w:hRule="atLeast"/>
          <w:tblHeader w:val="0"/>
        </w:trPr>
        <w:tc>
          <w:tcPr>
            <w:shd w:fill="auto" w:val="clear"/>
          </w:tcPr>
          <w:p w:rsidR="00000000" w:rsidDel="00000000" w:rsidP="00000000" w:rsidRDefault="00000000" w:rsidRPr="00000000" w14:paraId="00000373">
            <w:pPr>
              <w:rPr>
                <w:rFonts w:ascii="Arial" w:cs="Arial" w:eastAsia="Arial" w:hAnsi="Arial"/>
                <w:sz w:val="20"/>
                <w:szCs w:val="20"/>
              </w:rPr>
            </w:pPr>
            <w:r w:rsidDel="00000000" w:rsidR="00000000" w:rsidRPr="00000000">
              <w:rPr>
                <w:rFonts w:ascii="Arial" w:cs="Arial" w:eastAsia="Arial" w:hAnsi="Arial"/>
                <w:sz w:val="20"/>
                <w:szCs w:val="20"/>
                <w:rtl w:val="0"/>
              </w:rPr>
              <w:t xml:space="preserve">State</w:t>
            </w:r>
          </w:p>
        </w:tc>
        <w:tc>
          <w:tcPr>
            <w:shd w:fill="auto" w:val="clear"/>
          </w:tcPr>
          <w:p w:rsidR="00000000" w:rsidDel="00000000" w:rsidP="00000000" w:rsidRDefault="00000000" w:rsidRPr="00000000" w14:paraId="00000374">
            <w:pPr>
              <w:rPr>
                <w:rFonts w:ascii="Arial" w:cs="Arial" w:eastAsia="Arial" w:hAnsi="Arial"/>
                <w:sz w:val="20"/>
                <w:szCs w:val="20"/>
              </w:rPr>
            </w:pPr>
            <w:r w:rsidDel="00000000" w:rsidR="00000000" w:rsidRPr="00000000">
              <w:rPr>
                <w:rFonts w:ascii="Arial" w:cs="Arial" w:eastAsia="Arial" w:hAnsi="Arial"/>
                <w:sz w:val="20"/>
                <w:szCs w:val="20"/>
                <w:rtl w:val="0"/>
              </w:rPr>
              <w:t xml:space="preserve">Freq</w:t>
            </w:r>
          </w:p>
        </w:tc>
        <w:tc>
          <w:tcPr>
            <w:shd w:fill="auto" w:val="clear"/>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0"/>
                <w:szCs w:val="20"/>
                <w:rtl w:val="0"/>
              </w:rPr>
              <w:t xml:space="preserve">Reward</w:t>
            </w:r>
          </w:p>
        </w:tc>
        <w:tc>
          <w:tcPr>
            <w:shd w:fill="auto" w:val="clear"/>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0"/>
                <w:szCs w:val="20"/>
                <w:rtl w:val="0"/>
              </w:rPr>
              <w:t xml:space="preserve">Crystal BA</w:t>
            </w:r>
          </w:p>
        </w:tc>
        <w:tc>
          <w:tcPr>
            <w:shd w:fill="auto" w:val="clear"/>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Arial" w:cs="Arial" w:eastAsia="Arial" w:hAnsi="Arial"/>
                <w:sz w:val="20"/>
                <w:szCs w:val="20"/>
                <w:rtl w:val="0"/>
              </w:rPr>
              <w:t xml:space="preserve">AF BA</w:t>
            </w:r>
          </w:p>
        </w:tc>
        <w:tc>
          <w:tcPr>
            <w:shd w:fill="auto" w:val="clear"/>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79">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DRRTSYTYYNSNTNRYR</w:t>
            </w:r>
          </w:p>
        </w:tc>
        <w:tc>
          <w:tcPr>
            <w:shd w:fill="auto" w:val="clear"/>
          </w:tcPr>
          <w:p w:rsidR="00000000" w:rsidDel="00000000" w:rsidP="00000000" w:rsidRDefault="00000000" w:rsidRPr="00000000" w14:paraId="0000037A">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65</w:t>
            </w:r>
          </w:p>
        </w:tc>
        <w:tc>
          <w:tcPr>
            <w:shd w:fill="auto" w:val="clear"/>
          </w:tcPr>
          <w:p w:rsidR="00000000" w:rsidDel="00000000" w:rsidP="00000000" w:rsidRDefault="00000000" w:rsidRPr="00000000" w14:paraId="0000037B">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10</w:t>
            </w:r>
          </w:p>
        </w:tc>
        <w:tc>
          <w:tcPr>
            <w:shd w:fill="auto" w:val="clear"/>
          </w:tcPr>
          <w:p w:rsidR="00000000" w:rsidDel="00000000" w:rsidP="00000000" w:rsidRDefault="00000000" w:rsidRPr="00000000" w14:paraId="0000037C">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-13.4</w:t>
            </w:r>
          </w:p>
        </w:tc>
        <w:tc>
          <w:tcPr>
            <w:shd w:fill="auto" w:val="clear"/>
          </w:tcPr>
          <w:p w:rsidR="00000000" w:rsidDel="00000000" w:rsidP="00000000" w:rsidRDefault="00000000" w:rsidRPr="00000000" w14:paraId="0000037D">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-23.3</w:t>
            </w:r>
          </w:p>
        </w:tc>
        <w:tc>
          <w:tcPr>
            <w:shd w:fill="auto" w:val="clear"/>
          </w:tcPr>
          <w:p w:rsidR="00000000" w:rsidDel="00000000" w:rsidP="00000000" w:rsidRDefault="00000000" w:rsidRPr="00000000" w14:paraId="0000037E">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19.48</w:t>
            </w:r>
          </w:p>
        </w:tc>
      </w:tr>
      <w:tr>
        <w:trPr>
          <w:cantSplit w:val="0"/>
          <w:trHeight w:val="264" w:hRule="atLeast"/>
          <w:tblHeader w:val="0"/>
        </w:trPr>
        <w:tc>
          <w:tcPr>
            <w:shd w:fill="auto" w:val="clear"/>
          </w:tcPr>
          <w:p w:rsidR="00000000" w:rsidDel="00000000" w:rsidP="00000000" w:rsidRDefault="00000000" w:rsidRPr="00000000" w14:paraId="0000037F">
            <w:pPr>
              <w:rPr>
                <w:rFonts w:ascii="Arial" w:cs="Arial" w:eastAsia="Arial" w:hAnsi="Arial"/>
                <w:sz w:val="20"/>
                <w:szCs w:val="20"/>
              </w:rPr>
            </w:pPr>
            <w:r w:rsidDel="00000000" w:rsidR="00000000" w:rsidRPr="00000000">
              <w:rPr>
                <w:rFonts w:ascii="Arial" w:cs="Arial" w:eastAsia="Arial" w:hAnsi="Arial"/>
                <w:sz w:val="20"/>
                <w:szCs w:val="20"/>
                <w:rtl w:val="0"/>
              </w:rPr>
              <w:t xml:space="preserve">STRNYYTYYNSNTNRYR</w:t>
            </w:r>
          </w:p>
        </w:tc>
        <w:tc>
          <w:tcPr>
            <w:shd w:fill="auto" w:val="clear"/>
          </w:tcPr>
          <w:p w:rsidR="00000000" w:rsidDel="00000000" w:rsidP="00000000" w:rsidRDefault="00000000" w:rsidRPr="00000000" w14:paraId="0000038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shd w:fill="auto" w:val="clear"/>
          </w:tcPr>
          <w:p w:rsidR="00000000" w:rsidDel="00000000" w:rsidP="00000000" w:rsidRDefault="00000000" w:rsidRPr="00000000" w14:paraId="0000038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c>
          <w:tcPr>
            <w:shd w:fill="auto" w:val="clear"/>
          </w:tcPr>
          <w:p w:rsidR="00000000" w:rsidDel="00000000" w:rsidP="00000000" w:rsidRDefault="00000000" w:rsidRPr="00000000" w14:paraId="0000038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-13.5</w:t>
            </w:r>
          </w:p>
        </w:tc>
        <w:tc>
          <w:tcPr>
            <w:shd w:fill="auto" w:val="clear"/>
          </w:tcPr>
          <w:p w:rsidR="00000000" w:rsidDel="00000000" w:rsidP="00000000" w:rsidRDefault="00000000" w:rsidRPr="00000000" w14:paraId="0000038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2.061</w:t>
            </w:r>
          </w:p>
        </w:tc>
      </w:tr>
      <w:tr>
        <w:trPr>
          <w:cantSplit w:val="0"/>
          <w:trHeight w:val="264" w:hRule="atLeast"/>
          <w:tblHeader w:val="0"/>
        </w:trPr>
        <w:tc>
          <w:tcPr>
            <w:shd w:fill="auto" w:val="clear"/>
          </w:tcPr>
          <w:p w:rsidR="00000000" w:rsidDel="00000000" w:rsidP="00000000" w:rsidRDefault="00000000" w:rsidRPr="00000000" w14:paraId="00000385">
            <w:pPr>
              <w:rPr>
                <w:rFonts w:ascii="Arial" w:cs="Arial" w:eastAsia="Arial" w:hAnsi="Arial"/>
                <w:sz w:val="20"/>
                <w:szCs w:val="20"/>
              </w:rPr>
            </w:pPr>
            <w:r w:rsidDel="00000000" w:rsidR="00000000" w:rsidRPr="00000000">
              <w:rPr>
                <w:rFonts w:ascii="Arial" w:cs="Arial" w:eastAsia="Arial" w:hAnsi="Arial"/>
                <w:sz w:val="20"/>
                <w:szCs w:val="20"/>
                <w:rtl w:val="0"/>
              </w:rPr>
              <w:t xml:space="preserve">YRNNSRTYYNSNTNRYR</w:t>
            </w:r>
          </w:p>
        </w:tc>
        <w:tc>
          <w:tcPr>
            <w:shd w:fill="auto" w:val="clear"/>
          </w:tcPr>
          <w:p w:rsidR="00000000" w:rsidDel="00000000" w:rsidP="00000000" w:rsidRDefault="00000000" w:rsidRPr="00000000" w14:paraId="0000038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c>
          <w:tcPr>
            <w:shd w:fill="auto" w:val="clear"/>
          </w:tcPr>
          <w:p w:rsidR="00000000" w:rsidDel="00000000" w:rsidP="00000000" w:rsidRDefault="00000000" w:rsidRPr="00000000" w14:paraId="0000038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2.058</w:t>
            </w:r>
          </w:p>
        </w:tc>
      </w:tr>
      <w:tr>
        <w:trPr>
          <w:cantSplit w:val="0"/>
          <w:trHeight w:val="264" w:hRule="atLeast"/>
          <w:tblHeader w:val="0"/>
        </w:trPr>
        <w:tc>
          <w:tcPr>
            <w:shd w:fill="auto" w:val="clear"/>
          </w:tcPr>
          <w:p w:rsidR="00000000" w:rsidDel="00000000" w:rsidP="00000000" w:rsidRDefault="00000000" w:rsidRPr="00000000" w14:paraId="0000038B">
            <w:pPr>
              <w:rPr>
                <w:rFonts w:ascii="Arial" w:cs="Arial" w:eastAsia="Arial" w:hAnsi="Arial"/>
                <w:sz w:val="20"/>
                <w:szCs w:val="20"/>
              </w:rPr>
            </w:pPr>
            <w:r w:rsidDel="00000000" w:rsidR="00000000" w:rsidRPr="00000000">
              <w:rPr>
                <w:rFonts w:ascii="Arial" w:cs="Arial" w:eastAsia="Arial" w:hAnsi="Arial"/>
                <w:sz w:val="20"/>
                <w:szCs w:val="20"/>
                <w:rtl w:val="0"/>
              </w:rPr>
              <w:t xml:space="preserve">DSRNYYTYYNSNTNRYR</w:t>
            </w:r>
          </w:p>
        </w:tc>
        <w:tc>
          <w:tcPr>
            <w:shd w:fill="auto" w:val="clear"/>
          </w:tcPr>
          <w:p w:rsidR="00000000" w:rsidDel="00000000" w:rsidP="00000000" w:rsidRDefault="00000000" w:rsidRPr="00000000" w14:paraId="000003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shd w:fill="auto" w:val="clear"/>
          </w:tcPr>
          <w:p w:rsidR="00000000" w:rsidDel="00000000" w:rsidP="00000000" w:rsidRDefault="00000000" w:rsidRPr="00000000" w14:paraId="0000038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r>
        <w:trPr>
          <w:cantSplit w:val="0"/>
          <w:trHeight w:val="264" w:hRule="atLeast"/>
          <w:tblHeader w:val="0"/>
        </w:trPr>
        <w:tc>
          <w:tcPr>
            <w:shd w:fill="auto" w:val="clear"/>
          </w:tcPr>
          <w:p w:rsidR="00000000" w:rsidDel="00000000" w:rsidP="00000000" w:rsidRDefault="00000000" w:rsidRPr="00000000" w14:paraId="00000391">
            <w:pPr>
              <w:rPr>
                <w:rFonts w:ascii="Arial" w:cs="Arial" w:eastAsia="Arial" w:hAnsi="Arial"/>
                <w:sz w:val="20"/>
                <w:szCs w:val="20"/>
              </w:rPr>
            </w:pPr>
            <w:r w:rsidDel="00000000" w:rsidR="00000000" w:rsidRPr="00000000">
              <w:rPr>
                <w:rFonts w:ascii="Arial" w:cs="Arial" w:eastAsia="Arial" w:hAnsi="Arial"/>
                <w:sz w:val="20"/>
                <w:szCs w:val="20"/>
                <w:rtl w:val="0"/>
              </w:rPr>
              <w:t xml:space="preserve">DTRNYYTYYNSNTNRYR</w:t>
            </w:r>
          </w:p>
        </w:tc>
        <w:tc>
          <w:tcPr>
            <w:shd w:fill="auto" w:val="clear"/>
          </w:tcPr>
          <w:p w:rsidR="00000000" w:rsidDel="00000000" w:rsidP="00000000" w:rsidRDefault="00000000" w:rsidRPr="00000000" w14:paraId="0000039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w:t>
            </w:r>
          </w:p>
        </w:tc>
        <w:tc>
          <w:tcPr>
            <w:shd w:fill="auto" w:val="clear"/>
          </w:tcPr>
          <w:p w:rsidR="00000000" w:rsidDel="00000000" w:rsidP="00000000" w:rsidRDefault="00000000" w:rsidRPr="00000000" w14:paraId="0000039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1.987</w:t>
            </w:r>
          </w:p>
        </w:tc>
      </w:tr>
      <w:tr>
        <w:trPr>
          <w:cantSplit w:val="0"/>
          <w:trHeight w:val="264" w:hRule="atLeast"/>
          <w:tblHeader w:val="0"/>
        </w:trPr>
        <w:tc>
          <w:tcPr>
            <w:shd w:fill="auto" w:val="clear"/>
          </w:tcPr>
          <w:p w:rsidR="00000000" w:rsidDel="00000000" w:rsidP="00000000" w:rsidRDefault="00000000" w:rsidRPr="00000000" w14:paraId="00000397">
            <w:pPr>
              <w:rPr>
                <w:rFonts w:ascii="Arial" w:cs="Arial" w:eastAsia="Arial" w:hAnsi="Arial"/>
                <w:sz w:val="20"/>
                <w:szCs w:val="20"/>
              </w:rPr>
            </w:pPr>
            <w:r w:rsidDel="00000000" w:rsidR="00000000" w:rsidRPr="00000000">
              <w:rPr>
                <w:rFonts w:ascii="Arial" w:cs="Arial" w:eastAsia="Arial" w:hAnsi="Arial"/>
                <w:sz w:val="20"/>
                <w:szCs w:val="20"/>
                <w:rtl w:val="0"/>
              </w:rPr>
              <w:t xml:space="preserve">YRNNNRTYYNSNTNRYR</w:t>
            </w:r>
          </w:p>
        </w:tc>
        <w:tc>
          <w:tcPr>
            <w:shd w:fill="auto" w:val="clear"/>
          </w:tcPr>
          <w:p w:rsidR="00000000" w:rsidDel="00000000" w:rsidP="00000000" w:rsidRDefault="00000000" w:rsidRPr="00000000" w14:paraId="0000039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shd w:fill="auto" w:val="clear"/>
          </w:tcPr>
          <w:p w:rsidR="00000000" w:rsidDel="00000000" w:rsidP="00000000" w:rsidRDefault="00000000" w:rsidRPr="00000000" w14:paraId="0000039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bl>
    <w:p w:rsidR="00000000" w:rsidDel="00000000" w:rsidP="00000000" w:rsidRDefault="00000000" w:rsidRPr="00000000" w14:paraId="0000039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only shown the top 5 states with respect to Reward and binding affinity after AlphaFold2. We can observe that AlphaFold2 can incorrectly fold the antibodies for certain mutations. This is explained in detail later. </w:t>
      </w:r>
    </w:p>
    <w:p w:rsidR="00000000" w:rsidDel="00000000" w:rsidP="00000000" w:rsidRDefault="00000000" w:rsidRPr="00000000" w14:paraId="0000039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heavy chain</w:t>
      </w:r>
    </w:p>
    <w:p w:rsidR="00000000" w:rsidDel="00000000" w:rsidP="00000000" w:rsidRDefault="00000000" w:rsidRPr="00000000" w14:paraId="000003A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Simulation 1 of mutating 3 residues of heavy chain into 17 a.a.</w:t>
      </w:r>
    </w:p>
    <w:tbl>
      <w:tblPr>
        <w:tblStyle w:val="Table7"/>
        <w:tblW w:w="73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15"/>
        <w:gridCol w:w="630"/>
        <w:gridCol w:w="900"/>
        <w:gridCol w:w="1185"/>
        <w:gridCol w:w="810"/>
        <w:gridCol w:w="1125"/>
        <w:tblGridChange w:id="0">
          <w:tblGrid>
            <w:gridCol w:w="2715"/>
            <w:gridCol w:w="630"/>
            <w:gridCol w:w="900"/>
            <w:gridCol w:w="1185"/>
            <w:gridCol w:w="810"/>
            <w:gridCol w:w="1125"/>
          </w:tblGrid>
        </w:tblGridChange>
      </w:tblGrid>
      <w:tr>
        <w:trPr>
          <w:cantSplit w:val="0"/>
          <w:trHeight w:val="276" w:hRule="atLeast"/>
          <w:tblHeader w:val="0"/>
        </w:trPr>
        <w:tc>
          <w:tcPr>
            <w:shd w:fill="auto" w:val="clear"/>
          </w:tcPr>
          <w:p w:rsidR="00000000" w:rsidDel="00000000" w:rsidP="00000000" w:rsidRDefault="00000000" w:rsidRPr="00000000" w14:paraId="000003A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State</w:t>
            </w:r>
          </w:p>
        </w:tc>
        <w:tc>
          <w:tcPr>
            <w:shd w:fill="auto" w:val="clear"/>
          </w:tcPr>
          <w:p w:rsidR="00000000" w:rsidDel="00000000" w:rsidP="00000000" w:rsidRDefault="00000000" w:rsidRPr="00000000" w14:paraId="000003A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Freq</w:t>
            </w:r>
          </w:p>
        </w:tc>
        <w:tc>
          <w:tcPr>
            <w:shd w:fill="auto" w:val="clear"/>
          </w:tcPr>
          <w:p w:rsidR="00000000" w:rsidDel="00000000" w:rsidP="00000000" w:rsidRDefault="00000000" w:rsidRPr="00000000" w14:paraId="000003A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Reward</w:t>
            </w:r>
          </w:p>
        </w:tc>
        <w:tc>
          <w:tcPr>
            <w:shd w:fill="auto" w:val="clear"/>
          </w:tcPr>
          <w:p w:rsidR="00000000" w:rsidDel="00000000" w:rsidP="00000000" w:rsidRDefault="00000000" w:rsidRPr="00000000" w14:paraId="000003A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Crystal BA</w:t>
            </w:r>
          </w:p>
        </w:tc>
        <w:tc>
          <w:tcPr>
            <w:shd w:fill="auto" w:val="clear"/>
          </w:tcPr>
          <w:p w:rsidR="00000000" w:rsidDel="00000000" w:rsidP="00000000" w:rsidRDefault="00000000" w:rsidRPr="00000000" w14:paraId="000003A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BA</w:t>
            </w:r>
          </w:p>
        </w:tc>
        <w:tc>
          <w:tcPr>
            <w:shd w:fill="auto" w:val="clear"/>
          </w:tcPr>
          <w:p w:rsidR="00000000" w:rsidDel="00000000" w:rsidP="00000000" w:rsidRDefault="00000000" w:rsidRPr="00000000" w14:paraId="000003A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RMSD</w:t>
            </w:r>
          </w:p>
        </w:tc>
      </w:tr>
      <w:tr>
        <w:trPr>
          <w:cantSplit w:val="0"/>
          <w:trHeight w:val="276" w:hRule="atLeast"/>
          <w:tblHeader w:val="0"/>
        </w:trPr>
        <w:tc>
          <w:tcPr>
            <w:shd w:fill="auto" w:val="clear"/>
          </w:tcPr>
          <w:p w:rsidR="00000000" w:rsidDel="00000000" w:rsidP="00000000" w:rsidRDefault="00000000" w:rsidRPr="00000000" w14:paraId="000003A7">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SYYYSDTWYNYNTNGYR</w:t>
            </w:r>
          </w:p>
        </w:tc>
        <w:tc>
          <w:tcPr>
            <w:shd w:fill="auto" w:val="clear"/>
          </w:tcPr>
          <w:p w:rsidR="00000000" w:rsidDel="00000000" w:rsidP="00000000" w:rsidRDefault="00000000" w:rsidRPr="00000000" w14:paraId="000003A8">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21</w:t>
            </w:r>
          </w:p>
        </w:tc>
        <w:tc>
          <w:tcPr>
            <w:shd w:fill="auto" w:val="clear"/>
          </w:tcPr>
          <w:p w:rsidR="00000000" w:rsidDel="00000000" w:rsidP="00000000" w:rsidRDefault="00000000" w:rsidRPr="00000000" w14:paraId="000003A9">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w:t>
            </w:r>
          </w:p>
        </w:tc>
        <w:tc>
          <w:tcPr>
            <w:shd w:fill="auto" w:val="clear"/>
          </w:tcPr>
          <w:p w:rsidR="00000000" w:rsidDel="00000000" w:rsidP="00000000" w:rsidRDefault="00000000" w:rsidRPr="00000000" w14:paraId="000003AA">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-13.0</w:t>
            </w:r>
          </w:p>
        </w:tc>
        <w:tc>
          <w:tcPr>
            <w:shd w:fill="auto" w:val="clear"/>
          </w:tcPr>
          <w:p w:rsidR="00000000" w:rsidDel="00000000" w:rsidP="00000000" w:rsidRDefault="00000000" w:rsidRPr="00000000" w14:paraId="000003AB">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-25.3</w:t>
            </w:r>
          </w:p>
        </w:tc>
        <w:tc>
          <w:tcPr>
            <w:shd w:fill="auto" w:val="clear"/>
          </w:tcPr>
          <w:p w:rsidR="00000000" w:rsidDel="00000000" w:rsidP="00000000" w:rsidRDefault="00000000" w:rsidRPr="00000000" w14:paraId="000003AC">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20.214</w:t>
            </w:r>
          </w:p>
        </w:tc>
      </w:tr>
      <w:tr>
        <w:trPr>
          <w:cantSplit w:val="0"/>
          <w:trHeight w:val="276" w:hRule="atLeast"/>
          <w:tblHeader w:val="0"/>
        </w:trPr>
        <w:tc>
          <w:tcPr>
            <w:shd w:fill="auto" w:val="clear"/>
          </w:tcPr>
          <w:p w:rsidR="00000000" w:rsidDel="00000000" w:rsidP="00000000" w:rsidRDefault="00000000" w:rsidRPr="00000000" w14:paraId="000003AD">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SYYYSDTRYNLNTNYYR</w:t>
            </w:r>
          </w:p>
        </w:tc>
        <w:tc>
          <w:tcPr>
            <w:shd w:fill="auto" w:val="clear"/>
          </w:tcPr>
          <w:p w:rsidR="00000000" w:rsidDel="00000000" w:rsidP="00000000" w:rsidRDefault="00000000" w:rsidRPr="00000000" w14:paraId="000003A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246</w:t>
            </w:r>
          </w:p>
        </w:tc>
        <w:tc>
          <w:tcPr>
            <w:shd w:fill="auto" w:val="clear"/>
          </w:tcPr>
          <w:p w:rsidR="00000000" w:rsidDel="00000000" w:rsidP="00000000" w:rsidRDefault="00000000" w:rsidRPr="00000000" w14:paraId="000003AF">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-13.1</w:t>
            </w:r>
          </w:p>
        </w:tc>
        <w:tc>
          <w:tcPr>
            <w:shd w:fill="auto" w:val="clear"/>
          </w:tcPr>
          <w:p w:rsidR="00000000" w:rsidDel="00000000" w:rsidP="00000000" w:rsidRDefault="00000000" w:rsidRPr="00000000" w14:paraId="000003B1">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-13.9</w:t>
            </w:r>
          </w:p>
        </w:tc>
        <w:tc>
          <w:tcPr>
            <w:shd w:fill="auto" w:val="clear"/>
          </w:tcPr>
          <w:p w:rsidR="00000000" w:rsidDel="00000000" w:rsidP="00000000" w:rsidRDefault="00000000" w:rsidRPr="00000000" w14:paraId="000003B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SYYYSDTRYNLNTNDYR</w:t>
            </w:r>
          </w:p>
        </w:tc>
        <w:tc>
          <w:tcPr>
            <w:shd w:fill="auto" w:val="clear"/>
          </w:tcPr>
          <w:p w:rsidR="00000000" w:rsidDel="00000000" w:rsidP="00000000" w:rsidRDefault="00000000" w:rsidRPr="00000000" w14:paraId="000003B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72</w:t>
            </w:r>
          </w:p>
        </w:tc>
        <w:tc>
          <w:tcPr>
            <w:shd w:fill="auto" w:val="clear"/>
          </w:tcPr>
          <w:p w:rsidR="00000000" w:rsidDel="00000000" w:rsidP="00000000" w:rsidRDefault="00000000" w:rsidRPr="00000000" w14:paraId="000003B5">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B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-13.6</w:t>
            </w:r>
          </w:p>
        </w:tc>
        <w:tc>
          <w:tcPr>
            <w:shd w:fill="auto" w:val="clear"/>
          </w:tcPr>
          <w:p w:rsidR="00000000" w:rsidDel="00000000" w:rsidP="00000000" w:rsidRDefault="00000000" w:rsidRPr="00000000" w14:paraId="000003B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9">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SYYYSDTDYNLNTNDYR</w:t>
            </w:r>
          </w:p>
        </w:tc>
        <w:tc>
          <w:tcPr>
            <w:shd w:fill="auto" w:val="clear"/>
          </w:tcPr>
          <w:p w:rsidR="00000000" w:rsidDel="00000000" w:rsidP="00000000" w:rsidRDefault="00000000" w:rsidRPr="00000000" w14:paraId="000003B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90</w:t>
            </w:r>
          </w:p>
        </w:tc>
        <w:tc>
          <w:tcPr>
            <w:shd w:fill="auto" w:val="clear"/>
          </w:tcPr>
          <w:p w:rsidR="00000000" w:rsidDel="00000000" w:rsidP="00000000" w:rsidRDefault="00000000" w:rsidRPr="00000000" w14:paraId="000003BB">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-12.8</w:t>
            </w:r>
          </w:p>
        </w:tc>
        <w:tc>
          <w:tcPr>
            <w:shd w:fill="auto" w:val="clear"/>
          </w:tcPr>
          <w:p w:rsidR="00000000" w:rsidDel="00000000" w:rsidP="00000000" w:rsidRDefault="00000000" w:rsidRPr="00000000" w14:paraId="000003B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B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2.161</w:t>
            </w:r>
          </w:p>
        </w:tc>
      </w:tr>
      <w:tr>
        <w:trPr>
          <w:cantSplit w:val="0"/>
          <w:trHeight w:val="276" w:hRule="atLeast"/>
          <w:tblHeader w:val="0"/>
        </w:trPr>
        <w:tc>
          <w:tcPr>
            <w:shd w:fill="auto" w:val="clear"/>
          </w:tcPr>
          <w:p w:rsidR="00000000" w:rsidDel="00000000" w:rsidP="00000000" w:rsidRDefault="00000000" w:rsidRPr="00000000" w14:paraId="000003B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SYYYSDTLYNLNTNEYR</w:t>
            </w:r>
          </w:p>
        </w:tc>
        <w:tc>
          <w:tcPr>
            <w:shd w:fill="auto" w:val="clear"/>
          </w:tcPr>
          <w:p w:rsidR="00000000" w:rsidDel="00000000" w:rsidP="00000000" w:rsidRDefault="00000000" w:rsidRPr="00000000" w14:paraId="000003C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61</w:t>
            </w:r>
          </w:p>
        </w:tc>
        <w:tc>
          <w:tcPr>
            <w:shd w:fill="auto" w:val="clear"/>
          </w:tcPr>
          <w:p w:rsidR="00000000" w:rsidDel="00000000" w:rsidP="00000000" w:rsidRDefault="00000000" w:rsidRPr="00000000" w14:paraId="000003C1">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C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2.121</w:t>
            </w:r>
          </w:p>
        </w:tc>
      </w:tr>
      <w:tr>
        <w:trPr>
          <w:cantSplit w:val="0"/>
          <w:trHeight w:val="276" w:hRule="atLeast"/>
          <w:tblHeader w:val="0"/>
        </w:trPr>
        <w:tc>
          <w:tcPr>
            <w:shd w:fill="auto" w:val="clear"/>
          </w:tcPr>
          <w:p w:rsidR="00000000" w:rsidDel="00000000" w:rsidP="00000000" w:rsidRDefault="00000000" w:rsidRPr="00000000" w14:paraId="000003C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SYYYSDTRYNFNTNWYR</w:t>
            </w:r>
          </w:p>
        </w:tc>
        <w:tc>
          <w:tcPr>
            <w:shd w:fill="auto" w:val="clear"/>
          </w:tcPr>
          <w:p w:rsidR="00000000" w:rsidDel="00000000" w:rsidP="00000000" w:rsidRDefault="00000000" w:rsidRPr="00000000" w14:paraId="000003C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81</w:t>
            </w:r>
          </w:p>
        </w:tc>
        <w:tc>
          <w:tcPr>
            <w:shd w:fill="auto" w:val="clear"/>
          </w:tcPr>
          <w:p w:rsidR="00000000" w:rsidDel="00000000" w:rsidP="00000000" w:rsidRDefault="00000000" w:rsidRPr="00000000" w14:paraId="000003C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shd w:fill="auto" w:val="clear"/>
          </w:tcPr>
          <w:p w:rsidR="00000000" w:rsidDel="00000000" w:rsidP="00000000" w:rsidRDefault="00000000" w:rsidRPr="00000000" w14:paraId="000003C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-14.0</w:t>
            </w:r>
          </w:p>
        </w:tc>
        <w:tc>
          <w:tcPr>
            <w:shd w:fill="auto" w:val="clear"/>
          </w:tcPr>
          <w:p w:rsidR="00000000" w:rsidDel="00000000" w:rsidP="00000000" w:rsidRDefault="00000000" w:rsidRPr="00000000" w14:paraId="000003C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C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2.176</w:t>
            </w:r>
          </w:p>
        </w:tc>
      </w:tr>
    </w:tbl>
    <w:p w:rsidR="00000000" w:rsidDel="00000000" w:rsidP="00000000" w:rsidRDefault="00000000" w:rsidRPr="00000000" w14:paraId="000003C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Simulation 2 of mutating 3 residues of heavy chain into 17 a.a.</w:t>
      </w:r>
    </w:p>
    <w:tbl>
      <w:tblPr>
        <w:tblStyle w:val="Table8"/>
        <w:tblW w:w="700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70"/>
        <w:gridCol w:w="630"/>
        <w:gridCol w:w="900"/>
        <w:gridCol w:w="1185"/>
        <w:gridCol w:w="810"/>
        <w:gridCol w:w="810"/>
        <w:tblGridChange w:id="0">
          <w:tblGrid>
            <w:gridCol w:w="2670"/>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3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SYYYSDTDYNFNTNYYR</w:t>
            </w:r>
          </w:p>
        </w:tc>
        <w:tc>
          <w:tcPr>
            <w:shd w:fill="auto" w:val="clear"/>
          </w:tcPr>
          <w:p w:rsidR="00000000" w:rsidDel="00000000" w:rsidP="00000000" w:rsidRDefault="00000000" w:rsidRPr="00000000" w14:paraId="000003D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Pr>
          <w:p w:rsidR="00000000" w:rsidDel="00000000" w:rsidP="00000000" w:rsidRDefault="00000000" w:rsidRPr="00000000" w14:paraId="000003D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2.140</w:t>
            </w:r>
          </w:p>
        </w:tc>
      </w:tr>
      <w:tr>
        <w:trPr>
          <w:cantSplit w:val="0"/>
          <w:trHeight w:val="264" w:hRule="atLeast"/>
          <w:tblHeader w:val="0"/>
        </w:trPr>
        <w:tc>
          <w:tcPr>
            <w:shd w:fill="auto" w:val="clear"/>
          </w:tcPr>
          <w:p w:rsidR="00000000" w:rsidDel="00000000" w:rsidP="00000000" w:rsidRDefault="00000000" w:rsidRPr="00000000" w14:paraId="000003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SYYYSDTHYNYNTNYYR</w:t>
            </w:r>
          </w:p>
        </w:tc>
        <w:tc>
          <w:tcPr>
            <w:shd w:fill="auto" w:val="clear"/>
          </w:tcPr>
          <w:p w:rsidR="00000000" w:rsidDel="00000000" w:rsidP="00000000" w:rsidRDefault="00000000" w:rsidRPr="00000000" w14:paraId="000003D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w:t>
            </w:r>
          </w:p>
        </w:tc>
        <w:tc>
          <w:tcPr>
            <w:shd w:fill="auto" w:val="clear"/>
          </w:tcPr>
          <w:p w:rsidR="00000000" w:rsidDel="00000000" w:rsidP="00000000" w:rsidRDefault="00000000" w:rsidRPr="00000000" w14:paraId="000003D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D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2.196</w:t>
            </w:r>
          </w:p>
        </w:tc>
      </w:tr>
      <w:tr>
        <w:trPr>
          <w:cantSplit w:val="0"/>
          <w:trHeight w:val="264" w:hRule="atLeast"/>
          <w:tblHeader w:val="0"/>
        </w:trPr>
        <w:tc>
          <w:tcPr>
            <w:shd w:fill="auto" w:val="clear"/>
          </w:tcPr>
          <w:p w:rsidR="00000000" w:rsidDel="00000000" w:rsidP="00000000" w:rsidRDefault="00000000" w:rsidRPr="00000000" w14:paraId="000003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SYYYSDTIYNLNTNVYR</w:t>
            </w:r>
          </w:p>
        </w:tc>
        <w:tc>
          <w:tcPr>
            <w:shd w:fill="auto" w:val="clear"/>
          </w:tcPr>
          <w:p w:rsidR="00000000" w:rsidDel="00000000" w:rsidP="00000000" w:rsidRDefault="00000000" w:rsidRPr="00000000" w14:paraId="000003E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2.135</w:t>
            </w:r>
          </w:p>
        </w:tc>
      </w:tr>
      <w:tr>
        <w:trPr>
          <w:cantSplit w:val="0"/>
          <w:trHeight w:val="264" w:hRule="atLeast"/>
          <w:tblHeader w:val="0"/>
        </w:trPr>
        <w:tc>
          <w:tcPr>
            <w:shd w:fill="auto" w:val="clear"/>
          </w:tcPr>
          <w:p w:rsidR="00000000" w:rsidDel="00000000" w:rsidP="00000000" w:rsidRDefault="00000000" w:rsidRPr="00000000" w14:paraId="000003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SYYYSDTEYNYNTNFYR</w:t>
            </w:r>
          </w:p>
        </w:tc>
        <w:tc>
          <w:tcPr>
            <w:shd w:fill="auto" w:val="clear"/>
          </w:tcPr>
          <w:p w:rsidR="00000000" w:rsidDel="00000000" w:rsidP="00000000" w:rsidRDefault="00000000" w:rsidRPr="00000000" w14:paraId="000003E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c>
          <w:tcPr>
            <w:shd w:fill="auto" w:val="clear"/>
          </w:tcPr>
          <w:p w:rsidR="00000000" w:rsidDel="00000000" w:rsidP="00000000" w:rsidRDefault="00000000" w:rsidRPr="00000000" w14:paraId="000003E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2.244</w:t>
            </w:r>
          </w:p>
        </w:tc>
      </w:tr>
      <w:tr>
        <w:trPr>
          <w:cantSplit w:val="0"/>
          <w:trHeight w:val="264" w:hRule="atLeast"/>
          <w:tblHeader w:val="0"/>
        </w:trPr>
        <w:tc>
          <w:tcPr>
            <w:shd w:fill="auto" w:val="clear"/>
          </w:tcPr>
          <w:p w:rsidR="00000000" w:rsidDel="00000000" w:rsidP="00000000" w:rsidRDefault="00000000" w:rsidRPr="00000000" w14:paraId="000003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SYYYSDTNYNWNTNIYR</w:t>
            </w:r>
          </w:p>
        </w:tc>
        <w:tc>
          <w:tcPr>
            <w:shd w:fill="auto" w:val="clear"/>
          </w:tcPr>
          <w:p w:rsidR="00000000" w:rsidDel="00000000" w:rsidP="00000000" w:rsidRDefault="00000000" w:rsidRPr="00000000" w14:paraId="000003E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Pr>
          <w:p w:rsidR="00000000" w:rsidDel="00000000" w:rsidP="00000000" w:rsidRDefault="00000000" w:rsidRPr="00000000" w14:paraId="000003E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E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F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2.197</w:t>
            </w:r>
          </w:p>
        </w:tc>
      </w:tr>
    </w:tbl>
    <w:p w:rsidR="00000000" w:rsidDel="00000000" w:rsidP="00000000" w:rsidRDefault="00000000" w:rsidRPr="00000000" w14:paraId="000003F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Simulation 2 of mutating 4 residues of heavy chain into 16 a.a.</w:t>
      </w:r>
    </w:p>
    <w:tbl>
      <w:tblPr>
        <w:tblStyle w:val="Table9"/>
        <w:tblW w:w="69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50"/>
        <w:gridCol w:w="627"/>
        <w:gridCol w:w="894"/>
        <w:gridCol w:w="1178"/>
        <w:gridCol w:w="811"/>
        <w:gridCol w:w="805"/>
        <w:tblGridChange w:id="0">
          <w:tblGrid>
            <w:gridCol w:w="2650"/>
            <w:gridCol w:w="627"/>
            <w:gridCol w:w="894"/>
            <w:gridCol w:w="1178"/>
            <w:gridCol w:w="811"/>
            <w:gridCol w:w="805"/>
          </w:tblGrid>
        </w:tblGridChange>
      </w:tblGrid>
      <w:tr>
        <w:trPr>
          <w:cantSplit w:val="0"/>
          <w:trHeight w:val="264" w:hRule="atLeast"/>
          <w:tblHeader w:val="0"/>
        </w:trPr>
        <w:tc>
          <w:tcPr>
            <w:shd w:fill="auto" w:val="clear"/>
          </w:tcPr>
          <w:p w:rsidR="00000000" w:rsidDel="00000000" w:rsidP="00000000" w:rsidRDefault="00000000" w:rsidRPr="00000000" w14:paraId="000003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SYYYSDTYYNWNTNTHL</w:t>
            </w:r>
          </w:p>
        </w:tc>
        <w:tc>
          <w:tcPr>
            <w:shd w:fill="auto" w:val="clear"/>
          </w:tcPr>
          <w:p w:rsidR="00000000" w:rsidDel="00000000" w:rsidP="00000000" w:rsidRDefault="00000000" w:rsidRPr="00000000" w14:paraId="000003F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Pr>
          <w:p w:rsidR="00000000" w:rsidDel="00000000" w:rsidP="00000000" w:rsidRDefault="00000000" w:rsidRPr="00000000" w14:paraId="000003F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3F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2.195</w:t>
            </w:r>
          </w:p>
        </w:tc>
      </w:tr>
      <w:tr>
        <w:trPr>
          <w:cantSplit w:val="0"/>
          <w:trHeight w:val="264" w:hRule="atLeast"/>
          <w:tblHeader w:val="0"/>
        </w:trPr>
        <w:tc>
          <w:tcPr>
            <w:shd w:fill="auto" w:val="clear"/>
          </w:tcPr>
          <w:p w:rsidR="00000000" w:rsidDel="00000000" w:rsidP="00000000" w:rsidRDefault="00000000" w:rsidRPr="00000000" w14:paraId="000003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SYYYSDTYYNYNTNIFN</w:t>
            </w:r>
          </w:p>
        </w:tc>
        <w:tc>
          <w:tcPr>
            <w:shd w:fill="auto" w:val="clear"/>
          </w:tcPr>
          <w:p w:rsidR="00000000" w:rsidDel="00000000" w:rsidP="00000000" w:rsidRDefault="00000000" w:rsidRPr="00000000" w14:paraId="0000040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Pr>
          <w:p w:rsidR="00000000" w:rsidDel="00000000" w:rsidP="00000000" w:rsidRDefault="00000000" w:rsidRPr="00000000" w14:paraId="0000040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2.172</w:t>
            </w:r>
          </w:p>
        </w:tc>
      </w:tr>
      <w:tr>
        <w:trPr>
          <w:cantSplit w:val="0"/>
          <w:trHeight w:val="264" w:hRule="atLeast"/>
          <w:tblHeader w:val="0"/>
        </w:trPr>
        <w:tc>
          <w:tcPr>
            <w:shd w:fill="auto" w:val="clear"/>
          </w:tcPr>
          <w:p w:rsidR="00000000" w:rsidDel="00000000" w:rsidP="00000000" w:rsidRDefault="00000000" w:rsidRPr="00000000" w14:paraId="000004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SYYYSDTYYNYNTNWAK</w:t>
            </w:r>
          </w:p>
        </w:tc>
        <w:tc>
          <w:tcPr>
            <w:shd w:fill="auto" w:val="clear"/>
          </w:tcPr>
          <w:p w:rsidR="00000000" w:rsidDel="00000000" w:rsidP="00000000" w:rsidRDefault="00000000" w:rsidRPr="00000000" w14:paraId="0000040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w:t>
            </w:r>
          </w:p>
        </w:tc>
        <w:tc>
          <w:tcPr>
            <w:shd w:fill="auto" w:val="clear"/>
          </w:tcPr>
          <w:p w:rsidR="00000000" w:rsidDel="00000000" w:rsidP="00000000" w:rsidRDefault="00000000" w:rsidRPr="00000000" w14:paraId="0000040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40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w:t>
            </w:r>
          </w:p>
        </w:tc>
      </w:tr>
      <w:tr>
        <w:trPr>
          <w:cantSplit w:val="0"/>
          <w:trHeight w:val="264" w:hRule="atLeast"/>
          <w:tblHeader w:val="0"/>
        </w:trPr>
        <w:tc>
          <w:tcPr>
            <w:shd w:fill="auto" w:val="clear"/>
          </w:tcPr>
          <w:p w:rsidR="00000000" w:rsidDel="00000000" w:rsidP="00000000" w:rsidRDefault="00000000" w:rsidRPr="00000000" w14:paraId="000004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SYYYSDTYYNFNTNAWY</w:t>
            </w:r>
          </w:p>
        </w:tc>
        <w:tc>
          <w:tcPr>
            <w:shd w:fill="auto" w:val="clear"/>
          </w:tcPr>
          <w:p w:rsidR="00000000" w:rsidDel="00000000" w:rsidP="00000000" w:rsidRDefault="00000000" w:rsidRPr="00000000" w14:paraId="0000040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shd w:fill="auto" w:val="clear"/>
          </w:tcPr>
          <w:p w:rsidR="00000000" w:rsidDel="00000000" w:rsidP="00000000" w:rsidRDefault="00000000" w:rsidRPr="00000000" w14:paraId="0000040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0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w:t>
            </w:r>
          </w:p>
        </w:tc>
        <w:tc>
          <w:tcPr>
            <w:shd w:fill="auto" w:val="clear"/>
          </w:tcPr>
          <w:p w:rsidR="00000000" w:rsidDel="00000000" w:rsidP="00000000" w:rsidRDefault="00000000" w:rsidRPr="00000000" w14:paraId="0000040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1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2.217</w:t>
            </w:r>
          </w:p>
        </w:tc>
      </w:tr>
      <w:tr>
        <w:trPr>
          <w:cantSplit w:val="0"/>
          <w:trHeight w:val="264" w:hRule="atLeast"/>
          <w:tblHeader w:val="0"/>
        </w:trPr>
        <w:tc>
          <w:tcPr>
            <w:shd w:fill="auto" w:val="clear"/>
          </w:tcPr>
          <w:p w:rsidR="00000000" w:rsidDel="00000000" w:rsidP="00000000" w:rsidRDefault="00000000" w:rsidRPr="00000000" w14:paraId="000004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SYYYSDTYYNFNTNIYY</w:t>
            </w:r>
          </w:p>
        </w:tc>
        <w:tc>
          <w:tcPr>
            <w:shd w:fill="auto" w:val="clear"/>
          </w:tcPr>
          <w:p w:rsidR="00000000" w:rsidDel="00000000" w:rsidP="00000000" w:rsidRDefault="00000000" w:rsidRPr="00000000" w14:paraId="0000041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shd w:fill="auto" w:val="clear"/>
          </w:tcPr>
          <w:p w:rsidR="00000000" w:rsidDel="00000000" w:rsidP="00000000" w:rsidRDefault="00000000" w:rsidRPr="00000000" w14:paraId="0000041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c>
          <w:tcPr>
            <w:shd w:fill="auto" w:val="clear"/>
          </w:tcPr>
          <w:p w:rsidR="00000000" w:rsidDel="00000000" w:rsidP="00000000" w:rsidRDefault="00000000" w:rsidRPr="00000000" w14:paraId="0000041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1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2.185</w:t>
            </w:r>
          </w:p>
        </w:tc>
      </w:tr>
    </w:tbl>
    <w:p w:rsidR="00000000" w:rsidDel="00000000" w:rsidP="00000000" w:rsidRDefault="00000000" w:rsidRPr="00000000" w14:paraId="000004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the light chain mutations, less states with +10 rewards are observed towards the end of simulation. This shows that even though there are less positions on the light chain we are working with the set of 3 a.a. and 6 a.a. affect the BA of antibodies to a great extent.</w:t>
      </w:r>
    </w:p>
    <w:p w:rsidR="00000000" w:rsidDel="00000000" w:rsidP="00000000" w:rsidRDefault="00000000" w:rsidRPr="00000000" w14:paraId="0000041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from DQL</w:t>
      </w:r>
    </w:p>
    <w:p w:rsidR="00000000" w:rsidDel="00000000" w:rsidP="00000000" w:rsidRDefault="00000000" w:rsidRPr="00000000" w14:paraId="0000041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Simulation 1 of DQL</w:t>
      </w:r>
    </w:p>
    <w:tbl>
      <w:tblPr>
        <w:tblStyle w:val="Table10"/>
        <w:tblW w:w="708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45"/>
        <w:gridCol w:w="630"/>
        <w:gridCol w:w="900"/>
        <w:gridCol w:w="1185"/>
        <w:gridCol w:w="810"/>
        <w:gridCol w:w="810"/>
        <w:tblGridChange w:id="0">
          <w:tblGrid>
            <w:gridCol w:w="2745"/>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4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4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4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4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4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4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4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SYYYSDTFYNWNTNHYR</w:t>
            </w:r>
          </w:p>
        </w:tc>
        <w:tc>
          <w:tcPr>
            <w:shd w:fill="auto" w:val="clear"/>
          </w:tcPr>
          <w:p w:rsidR="00000000" w:rsidDel="00000000" w:rsidP="00000000" w:rsidRDefault="00000000" w:rsidRPr="00000000" w14:paraId="0000042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w:t>
            </w:r>
          </w:p>
        </w:tc>
        <w:tc>
          <w:tcPr>
            <w:shd w:fill="auto" w:val="clear"/>
          </w:tcPr>
          <w:p w:rsidR="00000000" w:rsidDel="00000000" w:rsidP="00000000" w:rsidRDefault="00000000" w:rsidRPr="00000000" w14:paraId="0000042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2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42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2.157</w:t>
            </w:r>
          </w:p>
        </w:tc>
      </w:tr>
      <w:tr>
        <w:trPr>
          <w:cantSplit w:val="0"/>
          <w:trHeight w:val="264" w:hRule="atLeast"/>
          <w:tblHeader w:val="0"/>
        </w:trPr>
        <w:tc>
          <w:tcPr>
            <w:shd w:fill="auto" w:val="clear"/>
          </w:tcPr>
          <w:p w:rsidR="00000000" w:rsidDel="00000000" w:rsidP="00000000" w:rsidRDefault="00000000" w:rsidRPr="00000000" w14:paraId="000004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SYYYSDTKYNVNTNTYR</w:t>
            </w:r>
          </w:p>
        </w:tc>
        <w:tc>
          <w:tcPr>
            <w:shd w:fill="auto" w:val="clear"/>
          </w:tcPr>
          <w:p w:rsidR="00000000" w:rsidDel="00000000" w:rsidP="00000000" w:rsidRDefault="00000000" w:rsidRPr="00000000" w14:paraId="0000042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Pr>
          <w:p w:rsidR="00000000" w:rsidDel="00000000" w:rsidP="00000000" w:rsidRDefault="00000000" w:rsidRPr="00000000" w14:paraId="0000042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42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42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2.218</w:t>
            </w:r>
          </w:p>
        </w:tc>
      </w:tr>
      <w:tr>
        <w:trPr>
          <w:cantSplit w:val="0"/>
          <w:trHeight w:val="264" w:hRule="atLeast"/>
          <w:tblHeader w:val="0"/>
        </w:trPr>
        <w:tc>
          <w:tcPr>
            <w:shd w:fill="auto" w:val="clear"/>
          </w:tcPr>
          <w:p w:rsidR="00000000" w:rsidDel="00000000" w:rsidP="00000000" w:rsidRDefault="00000000" w:rsidRPr="00000000" w14:paraId="000004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SYYYSDTYYNWNTNGYR</w:t>
            </w:r>
          </w:p>
        </w:tc>
        <w:tc>
          <w:tcPr>
            <w:shd w:fill="auto" w:val="clear"/>
          </w:tcPr>
          <w:p w:rsidR="00000000" w:rsidDel="00000000" w:rsidP="00000000" w:rsidRDefault="00000000" w:rsidRPr="00000000" w14:paraId="0000042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w:t>
            </w:r>
          </w:p>
        </w:tc>
        <w:tc>
          <w:tcPr>
            <w:shd w:fill="auto" w:val="clear"/>
          </w:tcPr>
          <w:p w:rsidR="00000000" w:rsidDel="00000000" w:rsidP="00000000" w:rsidRDefault="00000000" w:rsidRPr="00000000" w14:paraId="0000042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3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3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shd w:fill="auto" w:val="clear"/>
          </w:tcPr>
          <w:p w:rsidR="00000000" w:rsidDel="00000000" w:rsidP="00000000" w:rsidRDefault="00000000" w:rsidRPr="00000000" w14:paraId="0000043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2.275</w:t>
            </w:r>
          </w:p>
        </w:tc>
      </w:tr>
    </w:tbl>
    <w:p w:rsidR="00000000" w:rsidDel="00000000" w:rsidP="00000000" w:rsidRDefault="00000000" w:rsidRPr="00000000" w14:paraId="000004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get higher BA states for the episodes we ran our simulation, although this doesn’t satisfy our major objective for the project, which is to correctly simulate SHM.</w:t>
      </w:r>
    </w:p>
    <w:p w:rsidR="00000000" w:rsidDel="00000000" w:rsidP="00000000" w:rsidRDefault="00000000" w:rsidRPr="00000000" w14:paraId="0000043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C-alpha plot</w:t>
      </w:r>
    </w:p>
    <w:p w:rsidR="00000000" w:rsidDel="00000000" w:rsidP="00000000" w:rsidRDefault="00000000" w:rsidRPr="00000000" w14:paraId="0000043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Pembrolizumab (control) </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7741" cy="2260169"/>
            <wp:effectExtent b="0" l="0" r="0" t="0"/>
            <wp:docPr id="2140394251" name="image25.jpg"/>
            <a:graphic>
              <a:graphicData uri="http://schemas.openxmlformats.org/drawingml/2006/picture">
                <pic:pic>
                  <pic:nvPicPr>
                    <pic:cNvPr id="0" name="image25.jpg"/>
                    <pic:cNvPicPr preferRelativeResize="0"/>
                  </pic:nvPicPr>
                  <pic:blipFill>
                    <a:blip r:embed="rId79"/>
                    <a:srcRect b="7297" l="513" r="7820" t="12948"/>
                    <a:stretch>
                      <a:fillRect/>
                    </a:stretch>
                  </pic:blipFill>
                  <pic:spPr>
                    <a:xfrm>
                      <a:off x="0" y="0"/>
                      <a:ext cx="2597741" cy="2260169"/>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0554" cy="2365367"/>
            <wp:effectExtent b="0" l="0" r="0" t="0"/>
            <wp:docPr id="2140394252" name="image52.jpg"/>
            <a:graphic>
              <a:graphicData uri="http://schemas.openxmlformats.org/drawingml/2006/picture">
                <pic:pic>
                  <pic:nvPicPr>
                    <pic:cNvPr id="0" name="image52.jpg"/>
                    <pic:cNvPicPr preferRelativeResize="0"/>
                  </pic:nvPicPr>
                  <pic:blipFill>
                    <a:blip r:embed="rId80"/>
                    <a:srcRect b="7171" l="1666" r="6795" t="12948"/>
                    <a:stretch>
                      <a:fillRect/>
                    </a:stretch>
                  </pic:blipFill>
                  <pic:spPr>
                    <a:xfrm>
                      <a:off x="0" y="0"/>
                      <a:ext cx="2710554" cy="2365367"/>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C-alpha distance plot of chain A vs chain A and chain B vs chain B</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55841" cy="2491851"/>
            <wp:effectExtent b="0" l="0" r="0" t="0"/>
            <wp:docPr id="2140394253" name="image37.jpg"/>
            <a:graphic>
              <a:graphicData uri="http://schemas.openxmlformats.org/drawingml/2006/picture">
                <pic:pic>
                  <pic:nvPicPr>
                    <pic:cNvPr id="0" name="image37.jpg"/>
                    <pic:cNvPicPr preferRelativeResize="0"/>
                  </pic:nvPicPr>
                  <pic:blipFill>
                    <a:blip r:embed="rId81"/>
                    <a:srcRect b="7559" l="0" r="7770" t="12564"/>
                    <a:stretch>
                      <a:fillRect/>
                    </a:stretch>
                  </pic:blipFill>
                  <pic:spPr>
                    <a:xfrm>
                      <a:off x="0" y="0"/>
                      <a:ext cx="2655841" cy="2491851"/>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C-alpha distance plot of chain A vs chain B</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391994"/>
            <wp:effectExtent b="0" l="0" r="0" t="0"/>
            <wp:docPr id="2140394254" name="image29.jpg"/>
            <a:graphic>
              <a:graphicData uri="http://schemas.openxmlformats.org/drawingml/2006/picture">
                <pic:pic>
                  <pic:nvPicPr>
                    <pic:cNvPr id="0" name="image29.jpg"/>
                    <pic:cNvPicPr preferRelativeResize="0"/>
                  </pic:nvPicPr>
                  <pic:blipFill>
                    <a:blip r:embed="rId82"/>
                    <a:srcRect b="8173" l="199" r="6164" t="12436"/>
                    <a:stretch>
                      <a:fillRect/>
                    </a:stretch>
                  </pic:blipFill>
                  <pic:spPr>
                    <a:xfrm>
                      <a:off x="0" y="0"/>
                      <a:ext cx="2700338" cy="239199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251380"/>
            <wp:effectExtent b="0" l="0" r="0" t="0"/>
            <wp:docPr id="2140394247" name="image22.jpg"/>
            <a:graphic>
              <a:graphicData uri="http://schemas.openxmlformats.org/drawingml/2006/picture">
                <pic:pic>
                  <pic:nvPicPr>
                    <pic:cNvPr id="0" name="image22.jpg"/>
                    <pic:cNvPicPr preferRelativeResize="0"/>
                  </pic:nvPicPr>
                  <pic:blipFill>
                    <a:blip r:embed="rId83"/>
                    <a:srcRect b="7758" l="1187" r="7443" t="12948"/>
                    <a:stretch>
                      <a:fillRect/>
                    </a:stretch>
                  </pic:blipFill>
                  <pic:spPr>
                    <a:xfrm>
                      <a:off x="0" y="0"/>
                      <a:ext cx="2671763" cy="225138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C-alpha distance plot of chain A vs chain C and chain B vs chain C</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plots are used to validate if our assumption about SHM model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holds for the states produced by our model and AphaFold2.</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Properly folded state after AlphaFold2 prediction</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6705" cy="3085110"/>
            <wp:effectExtent b="0" l="0" r="0" t="0"/>
            <wp:docPr id="2140394248" name="image33.png"/>
            <a:graphic>
              <a:graphicData uri="http://schemas.openxmlformats.org/drawingml/2006/picture">
                <pic:pic>
                  <pic:nvPicPr>
                    <pic:cNvPr id="0" name="image33.png"/>
                    <pic:cNvPicPr preferRelativeResize="0"/>
                  </pic:nvPicPr>
                  <pic:blipFill>
                    <a:blip r:embed="rId84"/>
                    <a:srcRect b="6201" l="23756" r="25118" t="7025"/>
                    <a:stretch>
                      <a:fillRect/>
                    </a:stretch>
                  </pic:blipFill>
                  <pic:spPr>
                    <a:xfrm>
                      <a:off x="0" y="0"/>
                      <a:ext cx="2606705" cy="308511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46: AF predicted structure of state DDDSGDTYYNSNTNRYR aligned with pembrolizumab (control) state </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9893" cy="2320166"/>
            <wp:effectExtent b="0" l="0" r="0" t="0"/>
            <wp:docPr id="2140394268" name="image44.png"/>
            <a:graphic>
              <a:graphicData uri="http://schemas.openxmlformats.org/drawingml/2006/picture">
                <pic:pic>
                  <pic:nvPicPr>
                    <pic:cNvPr id="0" name="image44.png"/>
                    <pic:cNvPicPr preferRelativeResize="0"/>
                  </pic:nvPicPr>
                  <pic:blipFill>
                    <a:blip r:embed="rId85"/>
                    <a:srcRect b="6666" l="2135" r="8680" t="12816"/>
                    <a:stretch>
                      <a:fillRect/>
                    </a:stretch>
                  </pic:blipFill>
                  <pic:spPr>
                    <a:xfrm>
                      <a:off x="0" y="0"/>
                      <a:ext cx="2569893" cy="232016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0952" cy="2292251"/>
            <wp:effectExtent b="0" l="0" r="0" t="0"/>
            <wp:docPr id="2140394269" name="image42.png"/>
            <a:graphic>
              <a:graphicData uri="http://schemas.openxmlformats.org/drawingml/2006/picture">
                <pic:pic>
                  <pic:nvPicPr>
                    <pic:cNvPr id="0" name="image42.png"/>
                    <pic:cNvPicPr preferRelativeResize="0"/>
                  </pic:nvPicPr>
                  <pic:blipFill>
                    <a:blip r:embed="rId86"/>
                    <a:srcRect b="7337" l="2137" r="6811" t="12416"/>
                    <a:stretch>
                      <a:fillRect/>
                    </a:stretch>
                  </pic:blipFill>
                  <pic:spPr>
                    <a:xfrm>
                      <a:off x="0" y="0"/>
                      <a:ext cx="2600952" cy="2292251"/>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47: C-alpha distance plot of chain A vs chain A and chain B vs chain B</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28837" cy="2317243"/>
            <wp:effectExtent b="0" l="0" r="0" t="0"/>
            <wp:docPr id="2140394270" name="image40.png"/>
            <a:graphic>
              <a:graphicData uri="http://schemas.openxmlformats.org/drawingml/2006/picture">
                <pic:pic>
                  <pic:nvPicPr>
                    <pic:cNvPr id="0" name="image40.png"/>
                    <pic:cNvPicPr preferRelativeResize="0"/>
                  </pic:nvPicPr>
                  <pic:blipFill>
                    <a:blip r:embed="rId87"/>
                    <a:srcRect b="7337" l="1737" r="7083" t="12416"/>
                    <a:stretch>
                      <a:fillRect/>
                    </a:stretch>
                  </pic:blipFill>
                  <pic:spPr>
                    <a:xfrm>
                      <a:off x="0" y="0"/>
                      <a:ext cx="2428837" cy="2317243"/>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48: C-alpha distance plot of chain A vs chain B</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35432" cy="2405063"/>
            <wp:effectExtent b="0" l="0" r="0" t="0"/>
            <wp:docPr id="2140394271" name="image41.png"/>
            <a:graphic>
              <a:graphicData uri="http://schemas.openxmlformats.org/drawingml/2006/picture">
                <pic:pic>
                  <pic:nvPicPr>
                    <pic:cNvPr id="0" name="image41.png"/>
                    <pic:cNvPicPr preferRelativeResize="0"/>
                  </pic:nvPicPr>
                  <pic:blipFill>
                    <a:blip r:embed="rId88"/>
                    <a:srcRect b="7734" l="2235" r="6562" t="12816"/>
                    <a:stretch>
                      <a:fillRect/>
                    </a:stretch>
                  </pic:blipFill>
                  <pic:spPr>
                    <a:xfrm>
                      <a:off x="0" y="0"/>
                      <a:ext cx="2635432" cy="24050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2929" cy="2382563"/>
            <wp:effectExtent b="0" l="0" r="0" t="0"/>
            <wp:docPr id="2140394272" name="image51.png"/>
            <a:graphic>
              <a:graphicData uri="http://schemas.openxmlformats.org/drawingml/2006/picture">
                <pic:pic>
                  <pic:nvPicPr>
                    <pic:cNvPr id="0" name="image51.png"/>
                    <pic:cNvPicPr preferRelativeResize="0"/>
                  </pic:nvPicPr>
                  <pic:blipFill>
                    <a:blip r:embed="rId89"/>
                    <a:srcRect b="7875" l="2194" r="8949" t="11620"/>
                    <a:stretch>
                      <a:fillRect/>
                    </a:stretch>
                  </pic:blipFill>
                  <pic:spPr>
                    <a:xfrm>
                      <a:off x="0" y="0"/>
                      <a:ext cx="2722929"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49: C-alpha distance plot of chain A vs chain C and chain B vs chain C</w:t>
      </w:r>
    </w:p>
    <w:p w:rsidR="00000000" w:rsidDel="00000000" w:rsidP="00000000" w:rsidRDefault="00000000" w:rsidRPr="00000000" w14:paraId="000004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plots from control to the predicted structure, we can observe that overall the plots are almost same, signifying that the assumptions made by us holds that the light and heavy chain folds properly after the SHM and that the relative configuration of the Pembrolizumab-PD1 complex remains the same.</w:t>
      </w:r>
    </w:p>
    <w:p w:rsidR="00000000" w:rsidDel="00000000" w:rsidP="00000000" w:rsidRDefault="00000000" w:rsidRPr="00000000" w14:paraId="0000044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Improperly folded state after AlphaFold2 prediction</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056845" cy="3623169"/>
            <wp:effectExtent b="0" l="0" r="0" t="0"/>
            <wp:docPr id="2140394273" name="image83.png"/>
            <a:graphic>
              <a:graphicData uri="http://schemas.openxmlformats.org/drawingml/2006/picture">
                <pic:pic>
                  <pic:nvPicPr>
                    <pic:cNvPr id="0" name="image83.png"/>
                    <pic:cNvPicPr preferRelativeResize="0"/>
                  </pic:nvPicPr>
                  <pic:blipFill>
                    <a:blip r:embed="rId90"/>
                    <a:srcRect b="9215" l="24713" r="27461" t="9494"/>
                    <a:stretch>
                      <a:fillRect/>
                    </a:stretch>
                  </pic:blipFill>
                  <pic:spPr>
                    <a:xfrm>
                      <a:off x="0" y="0"/>
                      <a:ext cx="3056845" cy="3623169"/>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50: AF predicted structure of state SYYYSDTWYNYNTNGYR aligned with pembrolizumab (control) state </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3188" cy="2361997"/>
            <wp:effectExtent b="0" l="0" r="0" t="0"/>
            <wp:docPr id="2140394274" name="image49.png"/>
            <a:graphic>
              <a:graphicData uri="http://schemas.openxmlformats.org/drawingml/2006/picture">
                <pic:pic>
                  <pic:nvPicPr>
                    <pic:cNvPr id="0" name="image49.png"/>
                    <pic:cNvPicPr preferRelativeResize="0"/>
                  </pic:nvPicPr>
                  <pic:blipFill>
                    <a:blip r:embed="rId91"/>
                    <a:srcRect b="7307" l="1931" r="7324" t="11778"/>
                    <a:stretch>
                      <a:fillRect/>
                    </a:stretch>
                  </pic:blipFill>
                  <pic:spPr>
                    <a:xfrm>
                      <a:off x="0" y="0"/>
                      <a:ext cx="2643188" cy="23619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38413" cy="2307648"/>
            <wp:effectExtent b="0" l="0" r="0" t="0"/>
            <wp:docPr id="2140394275" name="image43.png"/>
            <a:graphic>
              <a:graphicData uri="http://schemas.openxmlformats.org/drawingml/2006/picture">
                <pic:pic>
                  <pic:nvPicPr>
                    <pic:cNvPr id="0" name="image43.png"/>
                    <pic:cNvPicPr preferRelativeResize="0"/>
                  </pic:nvPicPr>
                  <pic:blipFill>
                    <a:blip r:embed="rId92"/>
                    <a:srcRect b="5753" l="1852" r="6928" t="11343"/>
                    <a:stretch>
                      <a:fillRect/>
                    </a:stretch>
                  </pic:blipFill>
                  <pic:spPr>
                    <a:xfrm>
                      <a:off x="0" y="0"/>
                      <a:ext cx="2538413" cy="2307648"/>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51: C-alpha distance plot of chain A vs chain A and chain B vs chain B</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2748" cy="2370842"/>
            <wp:effectExtent b="0" l="0" r="0" t="0"/>
            <wp:docPr id="2140394265" name="image53.png"/>
            <a:graphic>
              <a:graphicData uri="http://schemas.openxmlformats.org/drawingml/2006/picture">
                <pic:pic>
                  <pic:nvPicPr>
                    <pic:cNvPr id="0" name="image53.png"/>
                    <pic:cNvPicPr preferRelativeResize="0"/>
                  </pic:nvPicPr>
                  <pic:blipFill>
                    <a:blip r:embed="rId93"/>
                    <a:srcRect b="8001" l="0" r="7215" t="12816"/>
                    <a:stretch>
                      <a:fillRect/>
                    </a:stretch>
                  </pic:blipFill>
                  <pic:spPr>
                    <a:xfrm>
                      <a:off x="0" y="0"/>
                      <a:ext cx="2562748" cy="2370842"/>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 C-alpha distance plot of chain A vs chain B</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8619" cy="2380414"/>
            <wp:effectExtent b="0" l="0" r="0" t="0"/>
            <wp:docPr id="2140394266" name="image46.png"/>
            <a:graphic>
              <a:graphicData uri="http://schemas.openxmlformats.org/drawingml/2006/picture">
                <pic:pic>
                  <pic:nvPicPr>
                    <pic:cNvPr id="0" name="image46.png"/>
                    <pic:cNvPicPr preferRelativeResize="0"/>
                  </pic:nvPicPr>
                  <pic:blipFill>
                    <a:blip r:embed="rId94"/>
                    <a:srcRect b="7737" l="0" r="8507" t="12150"/>
                    <a:stretch>
                      <a:fillRect/>
                    </a:stretch>
                  </pic:blipFill>
                  <pic:spPr>
                    <a:xfrm>
                      <a:off x="0" y="0"/>
                      <a:ext cx="2598619" cy="238041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4500" cy="2305345"/>
            <wp:effectExtent b="0" l="0" r="0" t="0"/>
            <wp:docPr id="2140394267" name="image39.png"/>
            <a:graphic>
              <a:graphicData uri="http://schemas.openxmlformats.org/drawingml/2006/picture">
                <pic:pic>
                  <pic:nvPicPr>
                    <pic:cNvPr id="0" name="image39.png"/>
                    <pic:cNvPicPr preferRelativeResize="0"/>
                  </pic:nvPicPr>
                  <pic:blipFill>
                    <a:blip r:embed="rId95"/>
                    <a:srcRect b="8135" l="0" r="7614" t="11081"/>
                    <a:stretch>
                      <a:fillRect/>
                    </a:stretch>
                  </pic:blipFill>
                  <pic:spPr>
                    <a:xfrm>
                      <a:off x="0" y="0"/>
                      <a:ext cx="2724500" cy="230534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53: C-alpha distance plot of chain A vs chain C and chain B vs chain C</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assumption doesn’t hold for all predicted structures, although </w:t>
      </w:r>
      <w:r w:rsidDel="00000000" w:rsidR="00000000" w:rsidRPr="00000000">
        <w:rPr>
          <w:rFonts w:ascii="Times New Roman" w:cs="Times New Roman" w:eastAsia="Times New Roman" w:hAnsi="Times New Roman"/>
          <w:sz w:val="24"/>
          <w:szCs w:val="24"/>
          <w:rtl w:val="0"/>
        </w:rPr>
        <w:t xml:space="preserve">for the majority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structures it does. We can observe that the light and heavy chains are improperly folded and the relative configuration </w:t>
      </w:r>
      <w:r w:rsidDel="00000000" w:rsidR="00000000" w:rsidRPr="00000000">
        <w:rPr>
          <w:rFonts w:ascii="Times New Roman" w:cs="Times New Roman" w:eastAsia="Times New Roman" w:hAnsi="Times New Roman"/>
          <w:sz w:val="24"/>
          <w:szCs w:val="24"/>
          <w:rtl w:val="0"/>
        </w:rPr>
        <w:t xml:space="preserve">of the mutated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Pembrolizumab-PD1 complex has changed. Perhaps this can also be avoided if we perform predictions with multiple random seeds for our states. </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45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our Q-learning simulations were able to simulate the SHM, especially in case of mutations on heavy chain positions. This gives us the confidence to move forward with DQL and other deep reinforcement approaches, which may be better suited for our problem statement. We are currently working on a DQL model, but due to the complex nature of the problem it requires optimization to simulate SHM which was not possible in the time frame available.</w:t>
      </w:r>
    </w:p>
    <w:p w:rsidR="00000000" w:rsidDel="00000000" w:rsidP="00000000" w:rsidRDefault="00000000" w:rsidRPr="00000000" w14:paraId="0000045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major objective of creating a RL model is successful for a restricted state space using Q-learning</w:t>
      </w:r>
      <w:sdt>
        <w:sdtPr>
          <w:tag w:val="goog_rdk_217"/>
        </w:sdtPr>
        <w:sdtContent>
          <w:ins w:author="Nithya Ramakrishnan" w:id="113" w:date="2024-05-18T11:43:08Z">
            <w:r w:rsidDel="00000000" w:rsidR="00000000" w:rsidRPr="00000000">
              <w:rPr>
                <w:rFonts w:ascii="Times New Roman" w:cs="Times New Roman" w:eastAsia="Times New Roman" w:hAnsi="Times New Roman"/>
                <w:sz w:val="24"/>
                <w:szCs w:val="24"/>
                <w:rtl w:val="0"/>
              </w:rPr>
              <w:t xml:space="preserve">, i</w:t>
            </w:r>
          </w:ins>
        </w:sdtContent>
      </w:sdt>
      <w:sdt>
        <w:sdtPr>
          <w:tag w:val="goog_rdk_218"/>
        </w:sdtPr>
        <w:sdtContent>
          <w:del w:author="Nithya Ramakrishnan" w:id="113" w:date="2024-05-18T11:43:08Z">
            <w:r w:rsidDel="00000000" w:rsidR="00000000" w:rsidRPr="00000000">
              <w:rPr>
                <w:rFonts w:ascii="Times New Roman" w:cs="Times New Roman" w:eastAsia="Times New Roman" w:hAnsi="Times New Roman"/>
                <w:sz w:val="24"/>
                <w:szCs w:val="24"/>
                <w:rtl w:val="0"/>
              </w:rPr>
              <w:delText xml:space="preserve">. I</w:delText>
            </w:r>
          </w:del>
        </w:sdtContent>
      </w:sdt>
      <w:r w:rsidDel="00000000" w:rsidR="00000000" w:rsidRPr="00000000">
        <w:rPr>
          <w:rFonts w:ascii="Times New Roman" w:cs="Times New Roman" w:eastAsia="Times New Roman" w:hAnsi="Times New Roman"/>
          <w:sz w:val="24"/>
          <w:szCs w:val="24"/>
          <w:rtl w:val="0"/>
        </w:rPr>
        <w:t xml:space="preserve">t is important to search for alternative algorithms which may be better suited for the SHM process. The minor objective was accomplished as we were able to find multiple states with better binding affinity than Pembrolizumab according to assessment with PRODIGY, but these states need to be further validated and reduced using other tools to confidently provide with an antibody which can be engineered in a wet lab and tested experimentally to test its binding affinity relative to pembrolizumab.</w:t>
      </w:r>
    </w:p>
    <w:p w:rsidR="00000000" w:rsidDel="00000000" w:rsidP="00000000" w:rsidRDefault="00000000" w:rsidRPr="00000000" w14:paraId="000004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model has a limitation that it requires a PDB with crystal structure of an antibody-antigen and the set of important interactions it makes with the antigen to implement it properly. This can be overcome if we can implement an algorithm to simulate V(D)J recombination before the SHM model. </w:t>
      </w:r>
    </w:p>
    <w:p w:rsidR="00000000" w:rsidDel="00000000" w:rsidP="00000000" w:rsidRDefault="00000000" w:rsidRPr="00000000" w14:paraId="000004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tools available which can be used to create antibodies for an epitope (Raoufi E et al., 2020; Dunbar J et al., 2016), the SHM simulation can be performed after it to improve their binding affinity or can be used after wet lab pipeline of finding an antibody for the given epitope (Zhou J et al., 2024).</w:t>
      </w:r>
    </w:p>
    <w:p w:rsidR="00000000" w:rsidDel="00000000" w:rsidP="00000000" w:rsidRDefault="00000000" w:rsidRPr="00000000" w14:paraId="0000045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p>
    <w:p w:rsidR="00000000" w:rsidDel="00000000" w:rsidP="00000000" w:rsidRDefault="00000000" w:rsidRPr="00000000" w14:paraId="0000045E">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 &amp; A., B. (n.d.).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291.</w:t>
      </w:r>
    </w:p>
    <w:p w:rsidR="00000000" w:rsidDel="00000000" w:rsidP="00000000" w:rsidRDefault="00000000" w:rsidRPr="00000000" w14:paraId="0000045F">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Dunbar, J., Krawczyk, K., Leem, J., Marks, C., Nowak, J., Regep, C., Georges, G., Kelm, S., Popovic, B., &amp; Deane, C. M. (2016). SAbPred: a structure-based antibody prediction server. </w:t>
      </w:r>
      <w:r w:rsidDel="00000000" w:rsidR="00000000" w:rsidRPr="00000000">
        <w:rPr>
          <w:rFonts w:ascii="Times New Roman" w:cs="Times New Roman" w:eastAsia="Times New Roman" w:hAnsi="Times New Roman"/>
          <w:i w:val="1"/>
          <w:sz w:val="24"/>
          <w:szCs w:val="24"/>
          <w:rtl w:val="0"/>
        </w:rPr>
        <w:t xml:space="preserve">Nucleic Acids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(W1), W474–W478. https://doi.org/10.1093/NAR/GKW361</w:t>
      </w:r>
    </w:p>
    <w:p w:rsidR="00000000" w:rsidDel="00000000" w:rsidP="00000000" w:rsidRDefault="00000000" w:rsidRPr="00000000" w14:paraId="0000046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Evans, R., O’Neill, M., Pritzel, A., Antropova, N., Senior, A., Green, T., Žídek, A., Bates, R., Blackwell, S., Yim, J., Ronneberger, O., Bodenstein, S., Zielinski, M., Bridgland, A., Potapenko, A., Cowie, A., Tunyasuvunakool, K., Jain, R., Clancy, E., … Hassabis, D. (2022). Protein complex prediction with AlphaFold-Multimer. </w:t>
      </w:r>
      <w:r w:rsidDel="00000000" w:rsidR="00000000" w:rsidRPr="00000000">
        <w:rPr>
          <w:rFonts w:ascii="Times New Roman" w:cs="Times New Roman" w:eastAsia="Times New Roman" w:hAnsi="Times New Roman"/>
          <w:i w:val="1"/>
          <w:sz w:val="24"/>
          <w:szCs w:val="24"/>
          <w:rtl w:val="0"/>
        </w:rPr>
        <w:t xml:space="preserve">BioRxiv</w:t>
      </w:r>
      <w:r w:rsidDel="00000000" w:rsidR="00000000" w:rsidRPr="00000000">
        <w:rPr>
          <w:rFonts w:ascii="Times New Roman" w:cs="Times New Roman" w:eastAsia="Times New Roman" w:hAnsi="Times New Roman"/>
          <w:sz w:val="24"/>
          <w:szCs w:val="24"/>
          <w:rtl w:val="0"/>
        </w:rPr>
        <w:t xml:space="preserve">, 2021.10.04.463034. https://doi.org/10.1101/2021.10.04.463034</w:t>
      </w:r>
    </w:p>
    <w:p w:rsidR="00000000" w:rsidDel="00000000" w:rsidP="00000000" w:rsidRDefault="00000000" w:rsidRPr="00000000" w14:paraId="0000046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Horita, S., Nomura, Y., Sato, Y., Shimamura, T., Iwata, S., &amp; Nomura, N. (2016). High-resolution crystal structure of the therapeutic antibody pembrolizumab bound to the human PD-1. </w:t>
      </w:r>
      <w:r w:rsidDel="00000000" w:rsidR="00000000" w:rsidRPr="00000000">
        <w:rPr>
          <w:rFonts w:ascii="Times New Roman" w:cs="Times New Roman" w:eastAsia="Times New Roman" w:hAnsi="Times New Roman"/>
          <w:i w:val="1"/>
          <w:sz w:val="24"/>
          <w:szCs w:val="24"/>
          <w:rtl w:val="0"/>
        </w:rPr>
        <w:t xml:space="preserve">Scientific Reports 2016 6:1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1–8. https://doi.org/10.1038/srep35297</w:t>
      </w:r>
    </w:p>
    <w:p w:rsidR="00000000" w:rsidDel="00000000" w:rsidP="00000000" w:rsidRDefault="00000000" w:rsidRPr="00000000" w14:paraId="0000046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J., Evans, R., Pritzel, A., Green, T., Figurnov, M., Ronneberger, O., Tunyasuvunakool, K., Bates, R., Žídek, A., Potapenko, A., Bridgland, A., Meyer, C., Kohl, S. A. A., Ballard, A. J., Cowie, A., Romera-Paredes, B., Nikolov, S., Jain, R., Adler, J., … Hassabis, D. (2021). Highly accurate protein structure prediction with AlphaFold. </w:t>
      </w:r>
      <w:r w:rsidDel="00000000" w:rsidR="00000000" w:rsidRPr="00000000">
        <w:rPr>
          <w:rFonts w:ascii="Times New Roman" w:cs="Times New Roman" w:eastAsia="Times New Roman" w:hAnsi="Times New Roman"/>
          <w:i w:val="1"/>
          <w:sz w:val="24"/>
          <w:szCs w:val="24"/>
          <w:rtl w:val="0"/>
        </w:rPr>
        <w:t xml:space="preserve">Nature 2021 596:7873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596</w:t>
      </w:r>
      <w:r w:rsidDel="00000000" w:rsidR="00000000" w:rsidRPr="00000000">
        <w:rPr>
          <w:rFonts w:ascii="Times New Roman" w:cs="Times New Roman" w:eastAsia="Times New Roman" w:hAnsi="Times New Roman"/>
          <w:sz w:val="24"/>
          <w:szCs w:val="24"/>
          <w:rtl w:val="0"/>
        </w:rPr>
        <w:t xml:space="preserve">(7873), 583–589. https://doi.org/10.1038/s41586-021-03819-2</w:t>
      </w:r>
    </w:p>
    <w:p w:rsidR="00000000" w:rsidDel="00000000" w:rsidP="00000000" w:rsidRDefault="00000000" w:rsidRPr="00000000" w14:paraId="0000046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Moal, I. H., Hwang, H., Weng, Z., Bates, P. A., Bonvin, A. M. J. J., &amp; Janin, J. (2011a). A structure-based benchmark for protein-protein binding affinity. </w:t>
      </w:r>
      <w:r w:rsidDel="00000000" w:rsidR="00000000" w:rsidRPr="00000000">
        <w:rPr>
          <w:rFonts w:ascii="Times New Roman" w:cs="Times New Roman" w:eastAsia="Times New Roman" w:hAnsi="Times New Roman"/>
          <w:i w:val="1"/>
          <w:sz w:val="24"/>
          <w:szCs w:val="24"/>
          <w:rtl w:val="0"/>
        </w:rPr>
        <w:t xml:space="preserve">Protein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(3), 482–491. https://doi.org/10.1002/PRO.580</w:t>
      </w:r>
    </w:p>
    <w:p w:rsidR="00000000" w:rsidDel="00000000" w:rsidP="00000000" w:rsidRDefault="00000000" w:rsidRPr="00000000" w14:paraId="0000046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Moal, I. H., Hwang, H., Weng, Z., Bates, P. A., Bonvin, A. M. J. J., &amp; Janin, J. (2011b). A structure-based benchmark for protein–protein binding affinity. </w:t>
      </w:r>
      <w:r w:rsidDel="00000000" w:rsidR="00000000" w:rsidRPr="00000000">
        <w:rPr>
          <w:rFonts w:ascii="Times New Roman" w:cs="Times New Roman" w:eastAsia="Times New Roman" w:hAnsi="Times New Roman"/>
          <w:i w:val="1"/>
          <w:sz w:val="24"/>
          <w:szCs w:val="24"/>
          <w:rtl w:val="0"/>
        </w:rPr>
        <w:t xml:space="preserve">Protein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(3), 482–491. https://doi.org/10.1002/PRO.580</w:t>
      </w:r>
    </w:p>
    <w:p w:rsidR="00000000" w:rsidDel="00000000" w:rsidP="00000000" w:rsidRDefault="00000000" w:rsidRPr="00000000" w14:paraId="0000046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Rodrigues, J. P. G. L. M., Folkers, G. E., Boelens, R., &amp; Bonvin, A. M. J. J. (2014a). Proteins feel more than they see: Fine-tuning of binding affinity by properties of the non-interacting surface. </w:t>
      </w:r>
      <w:r w:rsidDel="00000000" w:rsidR="00000000" w:rsidRPr="00000000">
        <w:rPr>
          <w:rFonts w:ascii="Times New Roman" w:cs="Times New Roman" w:eastAsia="Times New Roman" w:hAnsi="Times New Roman"/>
          <w:i w:val="1"/>
          <w:sz w:val="24"/>
          <w:szCs w:val="24"/>
          <w:rtl w:val="0"/>
        </w:rPr>
        <w:t xml:space="preserve">Journal of Molecular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426</w:t>
      </w:r>
      <w:r w:rsidDel="00000000" w:rsidR="00000000" w:rsidRPr="00000000">
        <w:rPr>
          <w:rFonts w:ascii="Times New Roman" w:cs="Times New Roman" w:eastAsia="Times New Roman" w:hAnsi="Times New Roman"/>
          <w:sz w:val="24"/>
          <w:szCs w:val="24"/>
          <w:rtl w:val="0"/>
        </w:rPr>
        <w:t xml:space="preserve">(14), 2632–2652. https://doi.org/10.1016/J.JMB.2014.04.017</w:t>
      </w:r>
    </w:p>
    <w:p w:rsidR="00000000" w:rsidDel="00000000" w:rsidP="00000000" w:rsidRDefault="00000000" w:rsidRPr="00000000" w14:paraId="0000046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Rodrigues, J. P. G. L. M., Folkers, G. E., Boelens, R., &amp; Bonvin, A. M. J. J. (2014b). Proteins Feel More Than They See: Fine-Tuning of Binding Affinity by Properties of the Non-Interacting Surface. </w:t>
      </w:r>
      <w:r w:rsidDel="00000000" w:rsidR="00000000" w:rsidRPr="00000000">
        <w:rPr>
          <w:rFonts w:ascii="Times New Roman" w:cs="Times New Roman" w:eastAsia="Times New Roman" w:hAnsi="Times New Roman"/>
          <w:i w:val="1"/>
          <w:sz w:val="24"/>
          <w:szCs w:val="24"/>
          <w:rtl w:val="0"/>
        </w:rPr>
        <w:t xml:space="preserve">Journal of Molecular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426</w:t>
      </w:r>
      <w:r w:rsidDel="00000000" w:rsidR="00000000" w:rsidRPr="00000000">
        <w:rPr>
          <w:rFonts w:ascii="Times New Roman" w:cs="Times New Roman" w:eastAsia="Times New Roman" w:hAnsi="Times New Roman"/>
          <w:sz w:val="24"/>
          <w:szCs w:val="24"/>
          <w:rtl w:val="0"/>
        </w:rPr>
        <w:t xml:space="preserve">(14), 2632–2652. https://doi.org/10.1016/J.JMB.2014.04.017</w:t>
      </w:r>
    </w:p>
    <w:p w:rsidR="00000000" w:rsidDel="00000000" w:rsidP="00000000" w:rsidRDefault="00000000" w:rsidRPr="00000000" w14:paraId="00000467">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Kingma, D. P., &amp; Ba, J. (2017). </w:t>
      </w:r>
      <w:r w:rsidDel="00000000" w:rsidR="00000000" w:rsidRPr="00000000">
        <w:rPr>
          <w:rFonts w:ascii="Times New Roman" w:cs="Times New Roman" w:eastAsia="Times New Roman" w:hAnsi="Times New Roman"/>
          <w:i w:val="1"/>
          <w:sz w:val="24"/>
          <w:szCs w:val="24"/>
          <w:rtl w:val="0"/>
        </w:rPr>
        <w:t xml:space="preserve">Adam: A Method for Stochastic Optimization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8">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Mirdita, M., Schütze, K., Moriwaki, Y., Heo, L., Ovchinnikov, S., &amp; Steinegger, M. (2022). ColabFold: making protein folding accessible to all. </w:t>
      </w:r>
      <w:r w:rsidDel="00000000" w:rsidR="00000000" w:rsidRPr="00000000">
        <w:rPr>
          <w:rFonts w:ascii="Times New Roman" w:cs="Times New Roman" w:eastAsia="Times New Roman" w:hAnsi="Times New Roman"/>
          <w:i w:val="1"/>
          <w:sz w:val="24"/>
          <w:szCs w:val="24"/>
          <w:rtl w:val="0"/>
        </w:rPr>
        <w:t xml:space="preserve">Nature Methods 2022 19:6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(6), 679–682. https://doi.org/10.1038/s41592-022-01488-1</w:t>
      </w:r>
    </w:p>
    <w:p w:rsidR="00000000" w:rsidDel="00000000" w:rsidP="00000000" w:rsidRDefault="00000000" w:rsidRPr="00000000" w14:paraId="00000469">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Mnih, V., Kavukcuoglu, K., Silver, D., Graves, A., Antonoglou, I., Wierstra, D., &amp; Riedmiller, M. (2013). </w:t>
      </w:r>
      <w:r w:rsidDel="00000000" w:rsidR="00000000" w:rsidRPr="00000000">
        <w:rPr>
          <w:rFonts w:ascii="Times New Roman" w:cs="Times New Roman" w:eastAsia="Times New Roman" w:hAnsi="Times New Roman"/>
          <w:i w:val="1"/>
          <w:sz w:val="24"/>
          <w:szCs w:val="24"/>
          <w:rtl w:val="0"/>
        </w:rPr>
        <w:t xml:space="preserve">Playing Atari with Deep Reinforcement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A">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Myung, Y., Pires, D. E. v, &amp; Ascher, D. B. (2022). CSM-AB: graph-based antibody-antigen binding affinity prediction and docking scoring function. </w:t>
      </w:r>
      <w:r w:rsidDel="00000000" w:rsidR="00000000" w:rsidRPr="00000000">
        <w:rPr>
          <w:rFonts w:ascii="Times New Roman" w:cs="Times New Roman" w:eastAsia="Times New Roman" w:hAnsi="Times New Roman"/>
          <w:i w:val="1"/>
          <w:sz w:val="24"/>
          <w:szCs w:val="24"/>
          <w:rtl w:val="0"/>
        </w:rPr>
        <w:t xml:space="preserve">Bioinformatics (Oxford, England)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38</w:t>
      </w:r>
      <w:r w:rsidDel="00000000" w:rsidR="00000000" w:rsidRPr="00000000">
        <w:rPr>
          <w:rFonts w:ascii="Times New Roman" w:cs="Times New Roman" w:eastAsia="Times New Roman" w:hAnsi="Times New Roman"/>
          <w:sz w:val="24"/>
          <w:szCs w:val="24"/>
          <w:rtl w:val="0"/>
        </w:rPr>
        <w:t xml:space="preserve">(4), 1141–1143. https://doi.org/10.1093/BIOINFORMATICS/BTAB762</w:t>
      </w:r>
    </w:p>
    <w:p w:rsidR="00000000" w:rsidDel="00000000" w:rsidP="00000000" w:rsidRDefault="00000000" w:rsidRPr="00000000" w14:paraId="0000046B">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Odegard, V. H., &amp; Schatz, D. G. (2006). Targeting of somatic hypermutation. </w:t>
      </w:r>
      <w:r w:rsidDel="00000000" w:rsidR="00000000" w:rsidRPr="00000000">
        <w:rPr>
          <w:rFonts w:ascii="Times New Roman" w:cs="Times New Roman" w:eastAsia="Times New Roman" w:hAnsi="Times New Roman"/>
          <w:i w:val="1"/>
          <w:sz w:val="24"/>
          <w:szCs w:val="24"/>
          <w:rtl w:val="0"/>
        </w:rPr>
        <w:t xml:space="preserve">Nature Reviews Immunology 2006 6:8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(8), 573–583. https://doi.org/10.1038/nri1896</w:t>
      </w:r>
    </w:p>
    <w:p w:rsidR="00000000" w:rsidDel="00000000" w:rsidP="00000000" w:rsidRDefault="00000000" w:rsidRPr="00000000" w14:paraId="0000046C">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Papavasiliou, F. N., &amp; Schatz, D. G. (2002). Somatic hypermutation of immunoglobulin genes: Merging mechanisms for genetic diversity.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109</w:t>
      </w:r>
      <w:r w:rsidDel="00000000" w:rsidR="00000000" w:rsidRPr="00000000">
        <w:rPr>
          <w:rFonts w:ascii="Times New Roman" w:cs="Times New Roman" w:eastAsia="Times New Roman" w:hAnsi="Times New Roman"/>
          <w:sz w:val="24"/>
          <w:szCs w:val="24"/>
          <w:rtl w:val="0"/>
        </w:rPr>
        <w:t xml:space="preserve">(2 SUPPL. 1), S35–S44. https://doi.org/10.1016/S0092-8674(02)00706-7</w:t>
      </w:r>
    </w:p>
    <w:p w:rsidR="00000000" w:rsidDel="00000000" w:rsidP="00000000" w:rsidRDefault="00000000" w:rsidRPr="00000000" w14:paraId="0000046D">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Peterson, C., Denlinger, N., &amp; Yang, Y. (2022). Recent Advances and Challenges in Cancer Immunotherapy. </w:t>
      </w:r>
      <w:r w:rsidDel="00000000" w:rsidR="00000000" w:rsidRPr="00000000">
        <w:rPr>
          <w:rFonts w:ascii="Times New Roman" w:cs="Times New Roman" w:eastAsia="Times New Roman" w:hAnsi="Times New Roman"/>
          <w:i w:val="1"/>
          <w:sz w:val="24"/>
          <w:szCs w:val="24"/>
          <w:rtl w:val="0"/>
        </w:rPr>
        <w:t xml:space="preserve">Cancers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(16). https://doi.org/10.3390/CANCERS14163972</w:t>
      </w:r>
    </w:p>
    <w:p w:rsidR="00000000" w:rsidDel="00000000" w:rsidP="00000000" w:rsidRDefault="00000000" w:rsidRPr="00000000" w14:paraId="0000046E">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Raoufi, E., Hemmati, M., Eftekhari, S., Khaksaran, K., Mahmodi, Z., Farajollahi, M. M., &amp; Mohsenzadegan, M. (2020). Epitope Prediction by Novel Immunoinformatics Approach: A State-of-the-art Review. </w:t>
      </w:r>
      <w:r w:rsidDel="00000000" w:rsidR="00000000" w:rsidRPr="00000000">
        <w:rPr>
          <w:rFonts w:ascii="Times New Roman" w:cs="Times New Roman" w:eastAsia="Times New Roman" w:hAnsi="Times New Roman"/>
          <w:i w:val="1"/>
          <w:sz w:val="24"/>
          <w:szCs w:val="24"/>
          <w:rtl w:val="0"/>
        </w:rPr>
        <w:t xml:space="preserve">International Journal of Peptide Research and Therapeutics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(2), 1155. https://doi.org/10.1007/S10989-019-09918-Z</w:t>
      </w:r>
    </w:p>
    <w:p w:rsidR="00000000" w:rsidDel="00000000" w:rsidP="00000000" w:rsidRDefault="00000000" w:rsidRPr="00000000" w14:paraId="0000046F">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Raucci, R., Laine, E., &amp; Carbone, A. (2018). Local Interaction Signal Analysis Predicts Protein-Protein Binding Affinity. </w:t>
      </w:r>
      <w:r w:rsidDel="00000000" w:rsidR="00000000" w:rsidRPr="00000000">
        <w:rPr>
          <w:rFonts w:ascii="Times New Roman" w:cs="Times New Roman" w:eastAsia="Times New Roman" w:hAnsi="Times New Roman"/>
          <w:i w:val="1"/>
          <w:sz w:val="24"/>
          <w:szCs w:val="24"/>
          <w:rtl w:val="0"/>
        </w:rPr>
        <w:t xml:space="preserve">Structure (London, England : 1993)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(6), 905-915.e4. https://doi.org/10.1016/J.STR.2018.04.006</w:t>
      </w:r>
    </w:p>
    <w:p w:rsidR="00000000" w:rsidDel="00000000" w:rsidP="00000000" w:rsidRDefault="00000000" w:rsidRPr="00000000" w14:paraId="0000047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Sutton, R. S., &amp; Barto, A. G. (2018). Reinforcement learning: An introduction, 2nd ed. In </w:t>
      </w:r>
      <w:r w:rsidDel="00000000" w:rsidR="00000000" w:rsidRPr="00000000">
        <w:rPr>
          <w:rFonts w:ascii="Times New Roman" w:cs="Times New Roman" w:eastAsia="Times New Roman" w:hAnsi="Times New Roman"/>
          <w:i w:val="1"/>
          <w:sz w:val="24"/>
          <w:szCs w:val="24"/>
          <w:rtl w:val="0"/>
        </w:rPr>
        <w:t xml:space="preserve">Reinforcement learning: An introduction, 2nd ed.</w:t>
      </w:r>
      <w:r w:rsidDel="00000000" w:rsidR="00000000" w:rsidRPr="00000000">
        <w:rPr>
          <w:rFonts w:ascii="Times New Roman" w:cs="Times New Roman" w:eastAsia="Times New Roman" w:hAnsi="Times New Roman"/>
          <w:sz w:val="24"/>
          <w:szCs w:val="24"/>
          <w:rtl w:val="0"/>
        </w:rPr>
        <w:t xml:space="preserve"> The MIT Press.</w:t>
      </w:r>
    </w:p>
    <w:p w:rsidR="00000000" w:rsidDel="00000000" w:rsidP="00000000" w:rsidRDefault="00000000" w:rsidRPr="00000000" w14:paraId="0000047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(2015a).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(JULY2015). https://doi.org/10.7554/ELIFE.07454</w:t>
      </w:r>
    </w:p>
    <w:p w:rsidR="00000000" w:rsidDel="00000000" w:rsidP="00000000" w:rsidRDefault="00000000" w:rsidRPr="00000000" w14:paraId="0000047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(2015b).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(JULY2015). https://doi.org/10.7554/ELIFE.07454</w:t>
      </w:r>
    </w:p>
    <w:p w:rsidR="00000000" w:rsidDel="00000000" w:rsidP="00000000" w:rsidRDefault="00000000" w:rsidRPr="00000000" w14:paraId="0000047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(2017). PRODIGY: A Contact-based Predictor of Binding Affinity in Protein-protein Complexes. </w:t>
      </w:r>
      <w:r w:rsidDel="00000000" w:rsidR="00000000" w:rsidRPr="00000000">
        <w:rPr>
          <w:rFonts w:ascii="Times New Roman" w:cs="Times New Roman" w:eastAsia="Times New Roman" w:hAnsi="Times New Roman"/>
          <w:i w:val="1"/>
          <w:sz w:val="24"/>
          <w:szCs w:val="24"/>
          <w:rtl w:val="0"/>
        </w:rPr>
        <w:t xml:space="preserve">Bio-Protocol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(3). https://doi.org/10.21769/BIOPROTOC.2124</w:t>
      </w:r>
    </w:p>
    <w:p w:rsidR="00000000" w:rsidDel="00000000" w:rsidP="00000000" w:rsidRDefault="00000000" w:rsidRPr="00000000" w14:paraId="0000047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(2016a).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(2016b).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(2016c).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7">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Y. X., Huang, J. Y., Wang, P., &amp; Zhu, B. T. (2023). AREA-AFFINITY: A Web Server for Machine Learning-Based Prediction of Protein-Protein and Antibody-Protein Antigen Binding Affinities. </w:t>
      </w:r>
      <w:r w:rsidDel="00000000" w:rsidR="00000000" w:rsidRPr="00000000">
        <w:rPr>
          <w:rFonts w:ascii="Times New Roman" w:cs="Times New Roman" w:eastAsia="Times New Roman" w:hAnsi="Times New Roman"/>
          <w:i w:val="1"/>
          <w:sz w:val="24"/>
          <w:szCs w:val="24"/>
          <w:rtl w:val="0"/>
        </w:rPr>
        <w:t xml:space="preserve">Journal of Chemical Information and Modeling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(11), 3230–3237. https://doi.org/10.1021/ACS.JCIM.2C01499/ASSET/IMAGES/LARGE/CI2C01499_0005.JPEG</w:t>
      </w:r>
    </w:p>
    <w:p w:rsidR="00000000" w:rsidDel="00000000" w:rsidP="00000000" w:rsidRDefault="00000000" w:rsidRPr="00000000" w14:paraId="00000478">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Y., Chen, Q., Mao, J., Li, G., &amp; Pan, X. (2023). DG-Affinity: predicting antigen–antibody affinity with language models from sequences. </w:t>
      </w:r>
      <w:r w:rsidDel="00000000" w:rsidR="00000000" w:rsidRPr="00000000">
        <w:rPr>
          <w:rFonts w:ascii="Times New Roman" w:cs="Times New Roman" w:eastAsia="Times New Roman" w:hAnsi="Times New Roman"/>
          <w:i w:val="1"/>
          <w:sz w:val="24"/>
          <w:szCs w:val="24"/>
          <w:rtl w:val="0"/>
        </w:rPr>
        <w:t xml:space="preserve">BMC 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(1), 1–12. https://doi.org/10.1186/S12859-023-05562-Z/FIGURES/6</w:t>
      </w:r>
    </w:p>
    <w:p w:rsidR="00000000" w:rsidDel="00000000" w:rsidP="00000000" w:rsidRDefault="00000000" w:rsidRPr="00000000" w14:paraId="00000479">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J., Le, C. Q., Zhang, Y., &amp; Wells, J. A. (2024). A general approach for selection of epitope-directed binders to proteins. </w:t>
      </w:r>
      <w:r w:rsidDel="00000000" w:rsidR="00000000" w:rsidRPr="00000000">
        <w:rPr>
          <w:rFonts w:ascii="Times New Roman" w:cs="Times New Roman" w:eastAsia="Times New Roman" w:hAnsi="Times New Roman"/>
          <w:i w:val="1"/>
          <w:sz w:val="24"/>
          <w:szCs w:val="24"/>
          <w:rtl w:val="0"/>
        </w:rPr>
        <w:t xml:space="preserve">Proceedings of the National Academy of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121</w:t>
      </w:r>
      <w:r w:rsidDel="00000000" w:rsidR="00000000" w:rsidRPr="00000000">
        <w:rPr>
          <w:rFonts w:ascii="Times New Roman" w:cs="Times New Roman" w:eastAsia="Times New Roman" w:hAnsi="Times New Roman"/>
          <w:sz w:val="24"/>
          <w:szCs w:val="24"/>
          <w:rtl w:val="0"/>
        </w:rPr>
        <w:t xml:space="preserve">(19). https://doi.org/10.1073/PNAS.2317307121</w:t>
      </w:r>
    </w:p>
    <w:p w:rsidR="00000000" w:rsidDel="00000000" w:rsidP="00000000" w:rsidRDefault="00000000" w:rsidRPr="00000000" w14:paraId="0000047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800" w:right="1440"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thya Ramakrishnan" w:id="4" w:date="2024-05-18T02:03:26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Pls number all your equations</w:t>
      </w:r>
    </w:p>
  </w:comment>
  <w:comment w:author="Nithya Ramakrishnan" w:id="1" w:date="2024-05-18T02:00:15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correct the intendation</w:t>
      </w:r>
    </w:p>
  </w:comment>
  <w:comment w:author="Nithya Ramakrishnan" w:id="2" w:date="2024-05-18T02:03:4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all the equations</w:t>
      </w:r>
    </w:p>
  </w:comment>
  <w:comment w:author="Nithya Ramakrishnan" w:id="3" w:date="2024-05-18T02:03:53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use Equation editor, number the equations</w:t>
      </w:r>
    </w:p>
  </w:comment>
  <w:comment w:author="Nithya Ramakrishnan" w:id="0" w:date="2024-05-18T01:57:59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needed as a subsection, pls remove</w:t>
      </w:r>
    </w:p>
  </w:comment>
  <w:comment w:author="Nithya Ramakrishnan" w:id="7" w:date="2024-05-18T11:31:17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indentation</w:t>
      </w:r>
    </w:p>
  </w:comment>
  <w:comment w:author="Nithya Ramakrishnan" w:id="5" w:date="2024-05-18T11:20:1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using PCA?</w:t>
      </w:r>
    </w:p>
  </w:comment>
  <w:comment w:author="Anmol Singh" w:id="6" w:date="2024-05-18T14:01:00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asked you about working on the reward function again as I though PCA shows variation but it wasn't true to biological relation how how much each type of contact contributes, some with high variation may very less biological significance according and you told to change it how i think is good. I searched the literature and used a paper linked to how prodigy came up with their function, basically all their previous work done to predict BA and altered to come up with this one.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7F" w15:done="0"/>
  <w15:commentEx w15:paraId="00000480" w15:done="0"/>
  <w15:commentEx w15:paraId="00000481" w15:done="0"/>
  <w15:commentEx w15:paraId="00000482" w15:done="0"/>
  <w15:commentEx w15:paraId="00000483" w15:done="0"/>
  <w15:commentEx w15:paraId="00000484" w15:done="0"/>
  <w15:commentEx w15:paraId="00000485" w15:done="0"/>
  <w15:commentEx w15:paraId="00000486" w15:paraIdParent="0000048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E">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/49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01818"/>
    <w:rPr>
      <w:lang w:val="en-US"/>
    </w:rPr>
  </w:style>
  <w:style w:type="paragraph" w:styleId="Heading1">
    <w:name w:val="heading 1"/>
    <w:basedOn w:val="Normal"/>
    <w:next w:val="Normal"/>
    <w:link w:val="Heading1Char"/>
    <w:uiPriority w:val="9"/>
    <w:qFormat w:val="1"/>
    <w:rsid w:val="00ED44EF"/>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Style1" w:customStyle="1">
    <w:name w:val="Style1"/>
    <w:basedOn w:val="TableSimple1"/>
    <w:uiPriority w:val="99"/>
    <w:rsid w:val="006547C7"/>
    <w:pPr>
      <w:spacing w:after="0" w:line="240" w:lineRule="auto"/>
    </w:pPr>
    <w:rPr>
      <w:rFonts w:ascii="Georgia" w:hAnsi="Georgia"/>
      <w:kern w:val="0"/>
      <w:sz w:val="20"/>
      <w:szCs w:val="20"/>
      <w:lang w:eastAsia="en-IN" w:val="en-GB"/>
    </w:rPr>
    <w:tblPr/>
    <w:tcPr>
      <w:shd w:color="auto" w:fill="auto" w:val="clear"/>
    </w:tcPr>
    <w:tblStylePr w:type="firstRow">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auto" w:val="clear"/>
      </w:tcPr>
    </w:tblStylePr>
    <w:tblStylePr w:type="lastRow">
      <w:tblPr/>
      <w:tcPr>
        <w:tcBorders>
          <w:top w:color="008000" w:space="0" w:sz="6" w:val="single"/>
          <w:tl2br w:color="auto" w:space="0" w:sz="0" w:val="none"/>
          <w:tr2bl w:color="auto" w:space="0" w:sz="0" w:val="none"/>
        </w:tcBorders>
      </w:tcPr>
    </w:tblStylePr>
  </w:style>
  <w:style w:type="table" w:styleId="TableSimple1">
    <w:name w:val="Table Simple 1"/>
    <w:basedOn w:val="TableNormal"/>
    <w:uiPriority w:val="99"/>
    <w:semiHidden w:val="1"/>
    <w:unhideWhenUsed w:val="1"/>
    <w:rsid w:val="006547C7"/>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styleId="Header">
    <w:name w:val="header"/>
    <w:basedOn w:val="Normal"/>
    <w:link w:val="HeaderChar"/>
    <w:uiPriority w:val="99"/>
    <w:unhideWhenUsed w:val="1"/>
    <w:rsid w:val="00C13118"/>
    <w:pPr>
      <w:tabs>
        <w:tab w:val="center" w:pos="4513"/>
        <w:tab w:val="right" w:pos="9026"/>
      </w:tabs>
      <w:spacing w:after="0" w:line="240" w:lineRule="auto"/>
    </w:pPr>
  </w:style>
  <w:style w:type="character" w:styleId="HeaderChar" w:customStyle="1">
    <w:name w:val="Header Char"/>
    <w:basedOn w:val="DefaultParagraphFont"/>
    <w:link w:val="Header"/>
    <w:uiPriority w:val="99"/>
    <w:rsid w:val="00C13118"/>
  </w:style>
  <w:style w:type="paragraph" w:styleId="Footer">
    <w:name w:val="footer"/>
    <w:basedOn w:val="Normal"/>
    <w:link w:val="FooterChar"/>
    <w:uiPriority w:val="99"/>
    <w:unhideWhenUsed w:val="1"/>
    <w:rsid w:val="00C131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C13118"/>
  </w:style>
  <w:style w:type="character" w:styleId="Heading1Char" w:customStyle="1">
    <w:name w:val="Heading 1 Char"/>
    <w:basedOn w:val="DefaultParagraphFont"/>
    <w:link w:val="Heading1"/>
    <w:uiPriority w:val="9"/>
    <w:rsid w:val="00ED44EF"/>
    <w:rPr>
      <w:rFonts w:asciiTheme="majorHAnsi" w:cstheme="majorBidi" w:eastAsiaTheme="majorEastAsia" w:hAnsiTheme="majorHAnsi"/>
      <w:color w:val="0f4761" w:themeColor="accent1" w:themeShade="0000BF"/>
      <w:sz w:val="32"/>
      <w:szCs w:val="32"/>
      <w:lang w:val="en-US"/>
    </w:rPr>
  </w:style>
  <w:style w:type="paragraph" w:styleId="TOCHeading">
    <w:name w:val="TOC Heading"/>
    <w:basedOn w:val="Heading1"/>
    <w:next w:val="Normal"/>
    <w:uiPriority w:val="39"/>
    <w:unhideWhenUsed w:val="1"/>
    <w:qFormat w:val="1"/>
    <w:rsid w:val="00ED44EF"/>
    <w:pPr>
      <w:outlineLvl w:val="9"/>
    </w:pPr>
    <w:rPr>
      <w:kern w:val="0"/>
    </w:rPr>
  </w:style>
  <w:style w:type="paragraph" w:styleId="TOC2">
    <w:name w:val="toc 2"/>
    <w:basedOn w:val="Normal"/>
    <w:next w:val="Normal"/>
    <w:autoRedefine w:val="1"/>
    <w:uiPriority w:val="39"/>
    <w:unhideWhenUsed w:val="1"/>
    <w:rsid w:val="00ED44EF"/>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ED44EF"/>
    <w:pPr>
      <w:spacing w:after="100"/>
    </w:pPr>
    <w:rPr>
      <w:rFonts w:cs="Times New Roman" w:eastAsiaTheme="minorEastAsia"/>
      <w:kern w:val="0"/>
    </w:rPr>
  </w:style>
  <w:style w:type="paragraph" w:styleId="TOC3">
    <w:name w:val="toc 3"/>
    <w:basedOn w:val="Normal"/>
    <w:next w:val="Normal"/>
    <w:autoRedefine w:val="1"/>
    <w:uiPriority w:val="39"/>
    <w:unhideWhenUsed w:val="1"/>
    <w:rsid w:val="00ED44EF"/>
    <w:pPr>
      <w:spacing w:after="100"/>
      <w:ind w:left="440"/>
    </w:pPr>
    <w:rPr>
      <w:rFonts w:cs="Times New Roman" w:eastAsiaTheme="minorEastAsia"/>
      <w:kern w:val="0"/>
    </w:rPr>
  </w:style>
  <w:style w:type="table" w:styleId="TableGrid">
    <w:name w:val="Table Grid"/>
    <w:basedOn w:val="TableNormal"/>
    <w:uiPriority w:val="39"/>
    <w:rsid w:val="00886C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04522"/>
    <w:pPr>
      <w:ind w:left="720"/>
      <w:contextualSpacing w:val="1"/>
    </w:pPr>
  </w:style>
  <w:style w:type="paragraph" w:styleId="TableofFigures">
    <w:name w:val="table of figures"/>
    <w:basedOn w:val="Normal"/>
    <w:next w:val="Normal"/>
    <w:uiPriority w:val="99"/>
    <w:unhideWhenUsed w:val="1"/>
    <w:rsid w:val="00775821"/>
    <w:pPr>
      <w:spacing w:after="0"/>
      <w:ind w:left="440" w:hanging="440"/>
    </w:pPr>
    <w:rPr>
      <w:caps w:val="1"/>
      <w:sz w:val="20"/>
      <w:szCs w:val="20"/>
    </w:rPr>
  </w:style>
  <w:style w:type="paragraph" w:styleId="Style2" w:customStyle="1">
    <w:name w:val="Style2"/>
    <w:basedOn w:val="Normal"/>
    <w:link w:val="Style2Char"/>
    <w:rsid w:val="00F7575F"/>
    <w:pPr>
      <w:spacing w:line="480" w:lineRule="auto"/>
      <w:jc w:val="center"/>
    </w:pPr>
    <w:rPr>
      <w:rFonts w:ascii="Times New Roman" w:cs="Times New Roman" w:hAnsi="Times New Roman"/>
      <w:b w:val="1"/>
      <w:bCs w:val="1"/>
      <w:sz w:val="26"/>
      <w:szCs w:val="26"/>
    </w:rPr>
  </w:style>
  <w:style w:type="character" w:styleId="Style2Char" w:customStyle="1">
    <w:name w:val="Style2 Char"/>
    <w:basedOn w:val="DefaultParagraphFont"/>
    <w:link w:val="Style2"/>
    <w:rsid w:val="00F7575F"/>
    <w:rPr>
      <w:rFonts w:ascii="Times New Roman" w:cs="Times New Roman" w:hAnsi="Times New Roman"/>
      <w:b w:val="1"/>
      <w:bCs w:val="1"/>
      <w:sz w:val="26"/>
      <w:szCs w:val="26"/>
      <w:lang w:val="en-US"/>
    </w:rPr>
  </w:style>
  <w:style w:type="character" w:styleId="Hyperlink">
    <w:name w:val="Hyperlink"/>
    <w:basedOn w:val="DefaultParagraphFont"/>
    <w:uiPriority w:val="99"/>
    <w:unhideWhenUsed w:val="1"/>
    <w:rsid w:val="00FA1C91"/>
    <w:rPr>
      <w:color w:val="467886" w:themeColor="hyperlink"/>
      <w:u w:val="single"/>
    </w:rPr>
  </w:style>
  <w:style w:type="character" w:styleId="UnresolvedMention">
    <w:name w:val="Unresolved Mention"/>
    <w:basedOn w:val="DefaultParagraphFont"/>
    <w:uiPriority w:val="99"/>
    <w:semiHidden w:val="1"/>
    <w:unhideWhenUsed w:val="1"/>
    <w:rsid w:val="00FA1C91"/>
    <w:rPr>
      <w:color w:val="605e5c"/>
      <w:shd w:color="auto" w:fill="e1dfdd" w:val="clear"/>
    </w:rPr>
  </w:style>
  <w:style w:type="character" w:styleId="PlaceholderText">
    <w:name w:val="Placeholder Text"/>
    <w:basedOn w:val="DefaultParagraphFont"/>
    <w:uiPriority w:val="99"/>
    <w:semiHidden w:val="1"/>
    <w:rsid w:val="00774522"/>
    <w:rPr>
      <w:color w:val="666666"/>
    </w:rPr>
  </w:style>
  <w:style w:type="table" w:styleId="ListTable6Colorful">
    <w:name w:val="List Table 6 Colorful"/>
    <w:basedOn w:val="TableNormal"/>
    <w:uiPriority w:val="51"/>
    <w:rsid w:val="00C241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
    <w:name w:val="Grid Table 6 Colorful"/>
    <w:basedOn w:val="TableNormal"/>
    <w:uiPriority w:val="51"/>
    <w:rsid w:val="00D027BE"/>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pl-2" w:customStyle="1">
    <w:name w:val="pl-2"/>
    <w:basedOn w:val="Normal"/>
    <w:rsid w:val="004A5D10"/>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NormalWeb">
    <w:name w:val="Normal (Web)"/>
    <w:basedOn w:val="Normal"/>
    <w:uiPriority w:val="99"/>
    <w:unhideWhenUsed w:val="1"/>
    <w:rsid w:val="00C00FD6"/>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84" Type="http://schemas.openxmlformats.org/officeDocument/2006/relationships/image" Target="media/image33.png"/><Relationship Id="rId83" Type="http://schemas.openxmlformats.org/officeDocument/2006/relationships/image" Target="media/image22.jpg"/><Relationship Id="rId42" Type="http://schemas.openxmlformats.org/officeDocument/2006/relationships/image" Target="media/image60.png"/><Relationship Id="rId86" Type="http://schemas.openxmlformats.org/officeDocument/2006/relationships/image" Target="media/image42.png"/><Relationship Id="rId41" Type="http://schemas.openxmlformats.org/officeDocument/2006/relationships/image" Target="media/image72.png"/><Relationship Id="rId85" Type="http://schemas.openxmlformats.org/officeDocument/2006/relationships/image" Target="media/image44.png"/><Relationship Id="rId44" Type="http://schemas.openxmlformats.org/officeDocument/2006/relationships/image" Target="media/image2.png"/><Relationship Id="rId88" Type="http://schemas.openxmlformats.org/officeDocument/2006/relationships/image" Target="media/image41.png"/><Relationship Id="rId43" Type="http://schemas.openxmlformats.org/officeDocument/2006/relationships/image" Target="media/image7.png"/><Relationship Id="rId87" Type="http://schemas.openxmlformats.org/officeDocument/2006/relationships/image" Target="media/image40.png"/><Relationship Id="rId46" Type="http://schemas.openxmlformats.org/officeDocument/2006/relationships/image" Target="media/image14.png"/><Relationship Id="rId45" Type="http://schemas.openxmlformats.org/officeDocument/2006/relationships/image" Target="media/image9.png"/><Relationship Id="rId89" Type="http://schemas.openxmlformats.org/officeDocument/2006/relationships/image" Target="media/image51.png"/><Relationship Id="rId80" Type="http://schemas.openxmlformats.org/officeDocument/2006/relationships/image" Target="media/image52.jpg"/><Relationship Id="rId82" Type="http://schemas.openxmlformats.org/officeDocument/2006/relationships/image" Target="media/image29.jpg"/><Relationship Id="rId81" Type="http://schemas.openxmlformats.org/officeDocument/2006/relationships/image" Target="media/image3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image" Target="media/image15.png"/><Relationship Id="rId47" Type="http://schemas.openxmlformats.org/officeDocument/2006/relationships/image" Target="media/image16.png"/><Relationship Id="rId49"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0.jpg"/><Relationship Id="rId72" Type="http://schemas.openxmlformats.org/officeDocument/2006/relationships/image" Target="media/image28.png"/><Relationship Id="rId31" Type="http://schemas.openxmlformats.org/officeDocument/2006/relationships/image" Target="media/image81.png"/><Relationship Id="rId75" Type="http://schemas.openxmlformats.org/officeDocument/2006/relationships/image" Target="media/image19.jpg"/><Relationship Id="rId30" Type="http://schemas.openxmlformats.org/officeDocument/2006/relationships/image" Target="media/image76.png"/><Relationship Id="rId74" Type="http://schemas.openxmlformats.org/officeDocument/2006/relationships/image" Target="media/image20.png"/><Relationship Id="rId33" Type="http://schemas.openxmlformats.org/officeDocument/2006/relationships/image" Target="media/image61.png"/><Relationship Id="rId77" Type="http://schemas.openxmlformats.org/officeDocument/2006/relationships/image" Target="media/image26.png"/><Relationship Id="rId32" Type="http://schemas.openxmlformats.org/officeDocument/2006/relationships/image" Target="media/image78.png"/><Relationship Id="rId76" Type="http://schemas.openxmlformats.org/officeDocument/2006/relationships/image" Target="media/image5.jpg"/><Relationship Id="rId35" Type="http://schemas.openxmlformats.org/officeDocument/2006/relationships/image" Target="media/image45.png"/><Relationship Id="rId79" Type="http://schemas.openxmlformats.org/officeDocument/2006/relationships/image" Target="media/image25.jpg"/><Relationship Id="rId34" Type="http://schemas.openxmlformats.org/officeDocument/2006/relationships/image" Target="media/image47.png"/><Relationship Id="rId78" Type="http://schemas.openxmlformats.org/officeDocument/2006/relationships/image" Target="media/image6.jpg"/><Relationship Id="rId71" Type="http://schemas.openxmlformats.org/officeDocument/2006/relationships/image" Target="media/image31.jpg"/><Relationship Id="rId70" Type="http://schemas.openxmlformats.org/officeDocument/2006/relationships/image" Target="media/image65.jpg"/><Relationship Id="rId37" Type="http://schemas.openxmlformats.org/officeDocument/2006/relationships/image" Target="media/image50.png"/><Relationship Id="rId36" Type="http://schemas.openxmlformats.org/officeDocument/2006/relationships/image" Target="media/image48.png"/><Relationship Id="rId39" Type="http://schemas.openxmlformats.org/officeDocument/2006/relationships/image" Target="media/image58.png"/><Relationship Id="rId38" Type="http://schemas.openxmlformats.org/officeDocument/2006/relationships/image" Target="media/image56.png"/><Relationship Id="rId62" Type="http://schemas.openxmlformats.org/officeDocument/2006/relationships/image" Target="media/image1.png"/><Relationship Id="rId61" Type="http://schemas.openxmlformats.org/officeDocument/2006/relationships/image" Target="media/image18.png"/><Relationship Id="rId20" Type="http://schemas.openxmlformats.org/officeDocument/2006/relationships/image" Target="media/image75.jpg"/><Relationship Id="rId64" Type="http://schemas.openxmlformats.org/officeDocument/2006/relationships/image" Target="media/image27.png"/><Relationship Id="rId63" Type="http://schemas.openxmlformats.org/officeDocument/2006/relationships/image" Target="media/image35.png"/><Relationship Id="rId22" Type="http://schemas.openxmlformats.org/officeDocument/2006/relationships/image" Target="media/image73.png"/><Relationship Id="rId66" Type="http://schemas.openxmlformats.org/officeDocument/2006/relationships/image" Target="media/image38.jpg"/><Relationship Id="rId21" Type="http://schemas.openxmlformats.org/officeDocument/2006/relationships/image" Target="media/image71.png"/><Relationship Id="rId65" Type="http://schemas.openxmlformats.org/officeDocument/2006/relationships/image" Target="media/image63.jpg"/><Relationship Id="rId24" Type="http://schemas.openxmlformats.org/officeDocument/2006/relationships/image" Target="media/image74.png"/><Relationship Id="rId68" Type="http://schemas.openxmlformats.org/officeDocument/2006/relationships/image" Target="media/image36.jpg"/><Relationship Id="rId23" Type="http://schemas.openxmlformats.org/officeDocument/2006/relationships/image" Target="media/image82.png"/><Relationship Id="rId67" Type="http://schemas.openxmlformats.org/officeDocument/2006/relationships/image" Target="media/image32.png"/><Relationship Id="rId60" Type="http://schemas.openxmlformats.org/officeDocument/2006/relationships/image" Target="media/image13.png"/><Relationship Id="rId26" Type="http://schemas.openxmlformats.org/officeDocument/2006/relationships/image" Target="media/image80.png"/><Relationship Id="rId25" Type="http://schemas.openxmlformats.org/officeDocument/2006/relationships/footer" Target="footer1.xml"/><Relationship Id="rId69" Type="http://schemas.openxmlformats.org/officeDocument/2006/relationships/image" Target="media/image34.png"/><Relationship Id="rId28" Type="http://schemas.openxmlformats.org/officeDocument/2006/relationships/image" Target="media/image79.png"/><Relationship Id="rId27" Type="http://schemas.openxmlformats.org/officeDocument/2006/relationships/hyperlink" Target="https://zhanggroup.org/pdb2fasta/pdb2fasta" TargetMode="External"/><Relationship Id="rId29" Type="http://schemas.openxmlformats.org/officeDocument/2006/relationships/image" Target="media/image77.png"/><Relationship Id="rId51" Type="http://schemas.openxmlformats.org/officeDocument/2006/relationships/image" Target="media/image24.png"/><Relationship Id="rId95" Type="http://schemas.openxmlformats.org/officeDocument/2006/relationships/image" Target="media/image39.png"/><Relationship Id="rId50" Type="http://schemas.openxmlformats.org/officeDocument/2006/relationships/image" Target="media/image23.png"/><Relationship Id="rId94" Type="http://schemas.openxmlformats.org/officeDocument/2006/relationships/image" Target="media/image46.png"/><Relationship Id="rId53" Type="http://schemas.openxmlformats.org/officeDocument/2006/relationships/image" Target="media/image4.png"/><Relationship Id="rId52" Type="http://schemas.openxmlformats.org/officeDocument/2006/relationships/image" Target="media/image21.png"/><Relationship Id="rId11" Type="http://schemas.openxmlformats.org/officeDocument/2006/relationships/image" Target="media/image59.png"/><Relationship Id="rId55" Type="http://schemas.openxmlformats.org/officeDocument/2006/relationships/image" Target="media/image8.png"/><Relationship Id="rId10" Type="http://schemas.openxmlformats.org/officeDocument/2006/relationships/image" Target="media/image55.png"/><Relationship Id="rId54" Type="http://schemas.openxmlformats.org/officeDocument/2006/relationships/image" Target="media/image57.png"/><Relationship Id="rId13" Type="http://schemas.openxmlformats.org/officeDocument/2006/relationships/image" Target="media/image64.png"/><Relationship Id="rId57" Type="http://schemas.openxmlformats.org/officeDocument/2006/relationships/image" Target="media/image3.png"/><Relationship Id="rId12" Type="http://schemas.openxmlformats.org/officeDocument/2006/relationships/image" Target="media/image66.png"/><Relationship Id="rId56" Type="http://schemas.openxmlformats.org/officeDocument/2006/relationships/image" Target="media/image11.png"/><Relationship Id="rId91" Type="http://schemas.openxmlformats.org/officeDocument/2006/relationships/image" Target="media/image49.png"/><Relationship Id="rId90" Type="http://schemas.openxmlformats.org/officeDocument/2006/relationships/image" Target="media/image83.png"/><Relationship Id="rId93" Type="http://schemas.openxmlformats.org/officeDocument/2006/relationships/image" Target="media/image53.png"/><Relationship Id="rId92" Type="http://schemas.openxmlformats.org/officeDocument/2006/relationships/image" Target="media/image43.png"/><Relationship Id="rId15" Type="http://schemas.openxmlformats.org/officeDocument/2006/relationships/image" Target="media/image67.png"/><Relationship Id="rId59" Type="http://schemas.openxmlformats.org/officeDocument/2006/relationships/image" Target="media/image12.png"/><Relationship Id="rId14" Type="http://schemas.openxmlformats.org/officeDocument/2006/relationships/image" Target="media/image68.png"/><Relationship Id="rId58" Type="http://schemas.openxmlformats.org/officeDocument/2006/relationships/image" Target="media/image10.png"/><Relationship Id="rId17" Type="http://schemas.openxmlformats.org/officeDocument/2006/relationships/image" Target="media/image70.jpg"/><Relationship Id="rId16" Type="http://schemas.openxmlformats.org/officeDocument/2006/relationships/image" Target="media/image69.png"/><Relationship Id="rId19" Type="http://schemas.openxmlformats.org/officeDocument/2006/relationships/image" Target="media/image62.png"/><Relationship Id="rId18" Type="http://schemas.openxmlformats.org/officeDocument/2006/relationships/hyperlink" Target="https://github.com/haddocking/prodig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uncRkZYV0PCkSW3ywZU0Etmp1Q==">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2024-04-23T10:58:00Z</dcterms:created>
  <dc:creator>Anmol Singh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db04ed7073b98a26230aa51ae73771c982f9af41fd93dbb172b147d61c22d0ff</vt:lpwstr>
  </property>
</Properties>
</file>